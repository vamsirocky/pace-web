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D2EBC" w14:textId="59D259C0" w:rsidR="004747AC" w:rsidRDefault="00EB3944" w:rsidP="001077AE">
      <w:pPr>
        <w:pStyle w:val="Heading1"/>
        <w:rPr>
          <w:ins w:id="0" w:author="Peter Jean Paul" w:date="2025-08-30T02:19:00Z" w16du:dateUtc="2025-08-30T01:19:00Z"/>
        </w:rPr>
      </w:pPr>
      <w:r w:rsidRPr="00564640">
        <w:t xml:space="preserve">Chapter </w:t>
      </w:r>
      <w:del w:id="1" w:author="Peter Jean Paul" w:date="2025-08-30T02:19:00Z" w16du:dateUtc="2025-08-30T01:19:00Z">
        <w:r w:rsidR="005015E6" w:rsidRPr="00564640" w:rsidDel="004747AC">
          <w:delText>4</w:delText>
        </w:r>
        <w:r w:rsidRPr="00564640" w:rsidDel="004747AC">
          <w:delText xml:space="preserve"> </w:delText>
        </w:r>
      </w:del>
      <w:ins w:id="2" w:author="Peter Jean Paul" w:date="2025-08-30T02:19:00Z" w16du:dateUtc="2025-08-30T01:19:00Z">
        <w:r w:rsidR="004747AC">
          <w:t>6</w:t>
        </w:r>
      </w:ins>
    </w:p>
    <w:p w14:paraId="3933A68F" w14:textId="3C04C896" w:rsidR="00EB3944" w:rsidRDefault="004747AC" w:rsidP="001077AE">
      <w:pPr>
        <w:pStyle w:val="Heading1"/>
      </w:pPr>
      <w:ins w:id="3" w:author="Peter Jean Paul" w:date="2025-08-30T02:19:00Z" w16du:dateUtc="2025-08-30T01:19:00Z">
        <w:r>
          <w:t xml:space="preserve">6.1 </w:t>
        </w:r>
      </w:ins>
      <w:r w:rsidR="00EB3944" w:rsidRPr="00564640">
        <w:t>System Design</w:t>
      </w:r>
    </w:p>
    <w:p w14:paraId="6FDD87E0" w14:textId="3FBEE0EF" w:rsidR="001077AE" w:rsidRDefault="001077AE" w:rsidP="00A27A09">
      <w:pPr>
        <w:pStyle w:val="Heading3"/>
        <w:pPrChange w:id="4" w:author="VAMSI KRISHNA KANCHARAPU" w:date="2025-09-01T17:28:00Z" w16du:dateUtc="2025-09-01T16:28:00Z">
          <w:pPr>
            <w:pStyle w:val="Heading2"/>
          </w:pPr>
        </w:pPrChange>
      </w:pPr>
      <w:del w:id="5" w:author="Peter Jean Paul" w:date="2025-08-30T02:19:00Z" w16du:dateUtc="2025-08-30T01:19:00Z">
        <w:r w:rsidDel="004747AC">
          <w:delText>4</w:delText>
        </w:r>
      </w:del>
      <w:ins w:id="6" w:author="Peter Jean Paul" w:date="2025-08-30T02:19:00Z" w16du:dateUtc="2025-08-30T01:19:00Z">
        <w:r w:rsidR="004747AC">
          <w:t>6</w:t>
        </w:r>
      </w:ins>
      <w:r>
        <w:t>.1</w:t>
      </w:r>
      <w:ins w:id="7" w:author="Peter Jean Paul" w:date="2025-08-30T02:19:00Z" w16du:dateUtc="2025-08-30T01:19:00Z">
        <w:r w:rsidR="004747AC">
          <w:t>.1</w:t>
        </w:r>
      </w:ins>
      <w:r>
        <w:t xml:space="preserve"> Overview of P.A.C.E System Architecture</w:t>
      </w:r>
    </w:p>
    <w:p w14:paraId="045EC045" w14:textId="77777777" w:rsidR="004315D5" w:rsidRDefault="004315D5" w:rsidP="001077AE">
      <w:pPr>
        <w:spacing w:line="360" w:lineRule="auto"/>
        <w:jc w:val="both"/>
        <w:rPr>
          <w:rFonts w:ascii="Times New Roman" w:hAnsi="Times New Roman" w:cs="Times New Roman"/>
          <w:b/>
          <w:bCs/>
        </w:rPr>
      </w:pPr>
      <w:r>
        <w:rPr>
          <w:rStyle w:val="normaltextrun"/>
          <w:rFonts w:ascii="Aptos" w:hAnsi="Aptos"/>
          <w:color w:val="000000"/>
          <w:shd w:val="clear" w:color="auto" w:fill="FFFFFF"/>
          <w:lang w:val="en-GB"/>
        </w:rPr>
        <w:t>The Website is built in 3 simple parts/layers that contains the frontend, Backend and Database.</w:t>
      </w:r>
      <w:r>
        <w:rPr>
          <w:rStyle w:val="eop"/>
          <w:rFonts w:ascii="Aptos" w:hAnsi="Aptos"/>
          <w:color w:val="000000"/>
          <w:shd w:val="clear" w:color="auto" w:fill="FFFFFF"/>
        </w:rPr>
        <w:t> </w:t>
      </w:r>
      <w:r w:rsidRPr="004315D5">
        <w:rPr>
          <w:rFonts w:ascii="Times New Roman" w:hAnsi="Times New Roman" w:cs="Times New Roman"/>
          <w:b/>
          <w:bCs/>
        </w:rPr>
        <w:t xml:space="preserve"> </w:t>
      </w:r>
    </w:p>
    <w:p w14:paraId="49E5783E" w14:textId="72C97016" w:rsidR="001077AE" w:rsidRPr="00564640" w:rsidRDefault="004315D5" w:rsidP="00564640">
      <w:pPr>
        <w:spacing w:line="360" w:lineRule="auto"/>
        <w:jc w:val="both"/>
        <w:rPr>
          <w:rFonts w:ascii="Times New Roman" w:hAnsi="Times New Roman" w:cs="Times New Roman"/>
        </w:rPr>
      </w:pPr>
      <w:r w:rsidRPr="00564640">
        <w:rPr>
          <w:rStyle w:val="normaltextrun"/>
          <w:rFonts w:ascii="Aptos" w:hAnsi="Aptos"/>
          <w:b/>
          <w:bCs/>
          <w:color w:val="000000"/>
          <w:shd w:val="clear" w:color="auto" w:fill="FFFFFF"/>
          <w:lang w:val="en-GB"/>
        </w:rPr>
        <w:t>Frontend (Client Side):</w:t>
      </w:r>
      <w:r>
        <w:rPr>
          <w:rStyle w:val="normaltextrun"/>
          <w:rFonts w:ascii="Aptos" w:hAnsi="Aptos"/>
          <w:color w:val="000000"/>
          <w:shd w:val="clear" w:color="auto" w:fill="FFFFFF"/>
          <w:lang w:val="en-GB"/>
        </w:rPr>
        <w:t xml:space="preserve"> </w:t>
      </w:r>
      <w:del w:id="8" w:author="Peter Jean Paul" w:date="2025-08-30T02:05:00Z" w16du:dateUtc="2025-08-30T01:05:00Z">
        <w:r w:rsidDel="00ED0270">
          <w:rPr>
            <w:rStyle w:val="normaltextrun"/>
            <w:rFonts w:ascii="Aptos" w:hAnsi="Aptos"/>
            <w:color w:val="000000"/>
            <w:shd w:val="clear" w:color="auto" w:fill="FFFFFF"/>
            <w:lang w:val="en-GB"/>
          </w:rPr>
          <w:delText xml:space="preserve">Frontend is the part users see and use like buttons, colours, forms and pages etc. client side means when a user wants to use the platform or website whatever he sees, and he do from his side it comes under the client-side process. </w:delText>
        </w:r>
      </w:del>
      <w:r>
        <w:rPr>
          <w:rStyle w:val="normaltextrun"/>
          <w:rFonts w:ascii="Aptos" w:hAnsi="Aptos"/>
          <w:color w:val="000000"/>
          <w:shd w:val="clear" w:color="auto" w:fill="FFFFFF"/>
          <w:lang w:val="en-GB"/>
        </w:rPr>
        <w:t>This frontend</w:t>
      </w:r>
      <w:ins w:id="9" w:author="Peter Jean Paul" w:date="2025-08-30T02:06:00Z" w16du:dateUtc="2025-08-30T01:06:00Z">
        <w:r w:rsidR="00ED0270">
          <w:rPr>
            <w:rStyle w:val="normaltextrun"/>
            <w:rFonts w:ascii="Aptos" w:hAnsi="Aptos"/>
            <w:color w:val="000000"/>
            <w:shd w:val="clear" w:color="auto" w:fill="FFFFFF"/>
            <w:lang w:val="en-GB"/>
          </w:rPr>
          <w:t xml:space="preserve"> consist of</w:t>
        </w:r>
      </w:ins>
      <w:ins w:id="10" w:author="Peter Jean Paul" w:date="2025-08-30T02:12:00Z" w16du:dateUtc="2025-08-30T01:12:00Z">
        <w:r w:rsidR="00ED0270">
          <w:rPr>
            <w:rStyle w:val="normaltextrun"/>
            <w:rFonts w:ascii="Aptos" w:hAnsi="Aptos"/>
            <w:color w:val="000000"/>
            <w:shd w:val="clear" w:color="auto" w:fill="FFFFFF"/>
            <w:lang w:val="en-GB"/>
          </w:rPr>
          <w:t xml:space="preserve"> two</w:t>
        </w:r>
      </w:ins>
      <w:ins w:id="11" w:author="Peter Jean Paul" w:date="2025-08-30T02:06:00Z" w16du:dateUtc="2025-08-30T01:06:00Z">
        <w:r w:rsidR="00ED0270">
          <w:rPr>
            <w:rStyle w:val="normaltextrun"/>
            <w:rFonts w:ascii="Aptos" w:hAnsi="Aptos"/>
            <w:color w:val="000000"/>
            <w:shd w:val="clear" w:color="auto" w:fill="FFFFFF"/>
            <w:lang w:val="en-GB"/>
          </w:rPr>
          <w:t xml:space="preserve"> dashboard</w:t>
        </w:r>
      </w:ins>
      <w:ins w:id="12" w:author="Peter Jean Paul" w:date="2025-08-30T02:12:00Z" w16du:dateUtc="2025-08-30T01:12:00Z">
        <w:r w:rsidR="00ED0270">
          <w:rPr>
            <w:rStyle w:val="normaltextrun"/>
            <w:rFonts w:ascii="Aptos" w:hAnsi="Aptos"/>
            <w:color w:val="000000"/>
            <w:shd w:val="clear" w:color="auto" w:fill="FFFFFF"/>
            <w:lang w:val="en-GB"/>
          </w:rPr>
          <w:t>s</w:t>
        </w:r>
      </w:ins>
      <w:ins w:id="13" w:author="Peter Jean Paul" w:date="2025-08-30T02:06:00Z" w16du:dateUtc="2025-08-30T01:06:00Z">
        <w:r w:rsidR="00ED0270">
          <w:rPr>
            <w:rStyle w:val="normaltextrun"/>
            <w:rFonts w:ascii="Aptos" w:hAnsi="Aptos"/>
            <w:color w:val="000000"/>
            <w:shd w:val="clear" w:color="auto" w:fill="FFFFFF"/>
            <w:lang w:val="en-GB"/>
          </w:rPr>
          <w:t xml:space="preserve"> that was</w:t>
        </w:r>
      </w:ins>
      <w:r>
        <w:rPr>
          <w:rStyle w:val="normaltextrun"/>
          <w:rFonts w:ascii="Aptos" w:hAnsi="Aptos"/>
          <w:color w:val="000000"/>
          <w:shd w:val="clear" w:color="auto" w:fill="FFFFFF"/>
          <w:lang w:val="en-GB"/>
        </w:rPr>
        <w:t xml:space="preserve"> is developed using the React.js</w:t>
      </w:r>
      <w:ins w:id="14" w:author="Peter Jean Paul" w:date="2025-08-30T02:05:00Z" w16du:dateUtc="2025-08-30T01:05:00Z">
        <w:r w:rsidR="00ED0270">
          <w:rPr>
            <w:rStyle w:val="normaltextrun"/>
            <w:rFonts w:ascii="Aptos" w:hAnsi="Aptos"/>
            <w:color w:val="000000"/>
            <w:shd w:val="clear" w:color="auto" w:fill="FFFFFF"/>
            <w:lang w:val="en-GB"/>
          </w:rPr>
          <w:t xml:space="preserve">. </w:t>
        </w:r>
      </w:ins>
      <w:ins w:id="15" w:author="Peter Jean Paul" w:date="2025-08-30T02:12:00Z" w16du:dateUtc="2025-08-30T01:12:00Z">
        <w:r w:rsidR="00ED0270">
          <w:rPr>
            <w:rStyle w:val="normaltextrun"/>
            <w:rFonts w:ascii="Aptos" w:hAnsi="Aptos"/>
            <w:color w:val="000000"/>
            <w:shd w:val="clear" w:color="auto" w:fill="FFFFFF"/>
            <w:lang w:val="en-GB"/>
          </w:rPr>
          <w:t xml:space="preserve">These dashboards are the student dashboard and the organization dashboard. With the student </w:t>
        </w:r>
      </w:ins>
      <w:ins w:id="16" w:author="Peter Jean Paul" w:date="2025-08-30T02:06:00Z" w16du:dateUtc="2025-08-30T01:06:00Z">
        <w:r w:rsidR="00ED0270">
          <w:rPr>
            <w:rStyle w:val="normaltextrun"/>
            <w:rFonts w:ascii="Aptos" w:hAnsi="Aptos"/>
            <w:color w:val="000000"/>
            <w:shd w:val="clear" w:color="auto" w:fill="FFFFFF"/>
            <w:lang w:val="en-GB"/>
          </w:rPr>
          <w:t xml:space="preserve">dashboard users </w:t>
        </w:r>
      </w:ins>
      <w:del w:id="17" w:author="Peter Jean Paul" w:date="2025-08-30T02:05:00Z" w16du:dateUtc="2025-08-30T01:05:00Z">
        <w:r w:rsidDel="00ED0270">
          <w:rPr>
            <w:rStyle w:val="normaltextrun"/>
            <w:rFonts w:ascii="Aptos" w:hAnsi="Aptos"/>
            <w:color w:val="000000"/>
            <w:shd w:val="clear" w:color="auto" w:fill="FFFFFF"/>
            <w:lang w:val="en-GB"/>
          </w:rPr>
          <w:delText>, responsible for the user interface. </w:delText>
        </w:r>
        <w:r w:rsidRPr="00ED0270" w:rsidDel="00ED0270">
          <w:rPr>
            <w:rStyle w:val="normaltextrun"/>
            <w:lang w:val="en-GB"/>
            <w:rPrChange w:id="18" w:author="Peter Jean Paul" w:date="2025-08-30T02:05:00Z" w16du:dateUtc="2025-08-30T01:05:00Z">
              <w:rPr>
                <w:rStyle w:val="eop"/>
                <w:rFonts w:ascii="Aptos" w:hAnsi="Aptos"/>
                <w:color w:val="000000"/>
                <w:shd w:val="clear" w:color="auto" w:fill="FFFFFF"/>
              </w:rPr>
            </w:rPrChange>
          </w:rPr>
          <w:delText> </w:delText>
        </w:r>
        <w:r w:rsidR="001077AE" w:rsidRPr="00ED0270" w:rsidDel="00ED0270">
          <w:rPr>
            <w:rStyle w:val="normaltextrun"/>
            <w:rFonts w:ascii="Aptos" w:hAnsi="Aptos"/>
            <w:color w:val="000000"/>
            <w:shd w:val="clear" w:color="auto" w:fill="FFFFFF"/>
            <w:lang w:val="en-GB"/>
            <w:rPrChange w:id="19" w:author="Peter Jean Paul" w:date="2025-08-30T02:05:00Z" w16du:dateUtc="2025-08-30T01:05:00Z">
              <w:rPr>
                <w:rFonts w:ascii="Times New Roman" w:hAnsi="Times New Roman" w:cs="Times New Roman"/>
              </w:rPr>
            </w:rPrChange>
          </w:rPr>
          <w:delText>U</w:delText>
        </w:r>
      </w:del>
      <w:del w:id="20" w:author="Peter Jean Paul" w:date="2025-08-30T02:06:00Z" w16du:dateUtc="2025-08-30T01:06:00Z">
        <w:r w:rsidR="001077AE" w:rsidRPr="00ED0270" w:rsidDel="00ED0270">
          <w:rPr>
            <w:rStyle w:val="normaltextrun"/>
            <w:rFonts w:ascii="Aptos" w:hAnsi="Aptos"/>
            <w:color w:val="000000"/>
            <w:shd w:val="clear" w:color="auto" w:fill="FFFFFF"/>
            <w:lang w:val="en-GB"/>
            <w:rPrChange w:id="21" w:author="Peter Jean Paul" w:date="2025-08-30T02:05:00Z" w16du:dateUtc="2025-08-30T01:05:00Z">
              <w:rPr>
                <w:rFonts w:ascii="Times New Roman" w:hAnsi="Times New Roman" w:cs="Times New Roman"/>
              </w:rPr>
            </w:rPrChange>
          </w:rPr>
          <w:delText xml:space="preserve">sers </w:delText>
        </w:r>
      </w:del>
      <w:r w:rsidR="001077AE" w:rsidRPr="00ED0270">
        <w:rPr>
          <w:rStyle w:val="normaltextrun"/>
          <w:rFonts w:ascii="Aptos" w:hAnsi="Aptos"/>
          <w:color w:val="000000"/>
          <w:shd w:val="clear" w:color="auto" w:fill="FFFFFF"/>
          <w:lang w:val="en-GB"/>
          <w:rPrChange w:id="22" w:author="Peter Jean Paul" w:date="2025-08-30T02:05:00Z" w16du:dateUtc="2025-08-30T01:05:00Z">
            <w:rPr>
              <w:rFonts w:ascii="Times New Roman" w:hAnsi="Times New Roman" w:cs="Times New Roman"/>
            </w:rPr>
          </w:rPrChange>
        </w:rPr>
        <w:t>can:</w:t>
      </w:r>
    </w:p>
    <w:p w14:paraId="3321435F" w14:textId="57364C54" w:rsidR="001077AE" w:rsidRPr="00564640" w:rsidRDefault="001077AE" w:rsidP="00564640">
      <w:pPr>
        <w:pStyle w:val="ListParagraph"/>
        <w:numPr>
          <w:ilvl w:val="0"/>
          <w:numId w:val="2"/>
        </w:numPr>
        <w:spacing w:line="360" w:lineRule="auto"/>
        <w:jc w:val="both"/>
        <w:rPr>
          <w:rFonts w:ascii="Times New Roman" w:hAnsi="Times New Roman" w:cs="Times New Roman"/>
        </w:rPr>
      </w:pPr>
      <w:r w:rsidRPr="00564640">
        <w:rPr>
          <w:rFonts w:ascii="Times New Roman" w:hAnsi="Times New Roman" w:cs="Times New Roman"/>
        </w:rPr>
        <w:t xml:space="preserve">View </w:t>
      </w:r>
      <w:del w:id="23" w:author="Peter Jean Paul" w:date="2025-08-30T02:06:00Z" w16du:dateUtc="2025-08-30T01:06:00Z">
        <w:r w:rsidRPr="00564640" w:rsidDel="00ED0270">
          <w:rPr>
            <w:rFonts w:ascii="Times New Roman" w:hAnsi="Times New Roman" w:cs="Times New Roman"/>
          </w:rPr>
          <w:delText>and complete sustainability actions</w:delText>
        </w:r>
      </w:del>
      <w:ins w:id="24" w:author="Peter Jean Paul" w:date="2025-08-30T02:06:00Z" w16du:dateUtc="2025-08-30T01:06:00Z">
        <w:r w:rsidR="00ED0270">
          <w:rPr>
            <w:rFonts w:ascii="Times New Roman" w:hAnsi="Times New Roman" w:cs="Times New Roman"/>
          </w:rPr>
          <w:t>their total and redeemable points</w:t>
        </w:r>
      </w:ins>
    </w:p>
    <w:p w14:paraId="5648023D" w14:textId="2769071F" w:rsidR="001077AE" w:rsidRDefault="001077AE" w:rsidP="00564640">
      <w:pPr>
        <w:pStyle w:val="ListParagraph"/>
        <w:numPr>
          <w:ilvl w:val="0"/>
          <w:numId w:val="2"/>
        </w:numPr>
        <w:spacing w:line="360" w:lineRule="auto"/>
        <w:jc w:val="both"/>
        <w:rPr>
          <w:ins w:id="25" w:author="Peter Jean Paul" w:date="2025-08-30T02:09:00Z" w16du:dateUtc="2025-08-30T01:09:00Z"/>
          <w:rFonts w:ascii="Times New Roman" w:hAnsi="Times New Roman" w:cs="Times New Roman"/>
        </w:rPr>
      </w:pPr>
      <w:del w:id="26" w:author="Peter Jean Paul" w:date="2025-08-30T02:08:00Z" w16du:dateUtc="2025-08-30T01:08:00Z">
        <w:r w:rsidRPr="00564640" w:rsidDel="00ED0270">
          <w:rPr>
            <w:rFonts w:ascii="Times New Roman" w:hAnsi="Times New Roman" w:cs="Times New Roman"/>
          </w:rPr>
          <w:delText>Earn points and rewards</w:delText>
        </w:r>
      </w:del>
      <w:ins w:id="27" w:author="Peter Jean Paul" w:date="2025-08-30T02:08:00Z" w16du:dateUtc="2025-08-30T01:08:00Z">
        <w:r w:rsidR="00ED0270">
          <w:rPr>
            <w:rFonts w:ascii="Times New Roman" w:hAnsi="Times New Roman" w:cs="Times New Roman"/>
          </w:rPr>
          <w:t>View the actions to be completed</w:t>
        </w:r>
      </w:ins>
    </w:p>
    <w:p w14:paraId="0C15620F" w14:textId="57673810" w:rsidR="00ED0270" w:rsidRDefault="00ED0270" w:rsidP="00564640">
      <w:pPr>
        <w:pStyle w:val="ListParagraph"/>
        <w:numPr>
          <w:ilvl w:val="0"/>
          <w:numId w:val="2"/>
        </w:numPr>
        <w:spacing w:line="360" w:lineRule="auto"/>
        <w:jc w:val="both"/>
        <w:rPr>
          <w:ins w:id="28" w:author="Peter Jean Paul" w:date="2025-08-30T02:09:00Z" w16du:dateUtc="2025-08-30T01:09:00Z"/>
          <w:rFonts w:ascii="Times New Roman" w:hAnsi="Times New Roman" w:cs="Times New Roman"/>
        </w:rPr>
      </w:pPr>
      <w:ins w:id="29" w:author="Peter Jean Paul" w:date="2025-08-30T02:09:00Z" w16du:dateUtc="2025-08-30T01:09:00Z">
        <w:r>
          <w:rPr>
            <w:rFonts w:ascii="Times New Roman" w:hAnsi="Times New Roman" w:cs="Times New Roman"/>
          </w:rPr>
          <w:t>View user history of actions already completed</w:t>
        </w:r>
      </w:ins>
    </w:p>
    <w:p w14:paraId="4A533E6E" w14:textId="7DBBCE07" w:rsidR="00ED0270" w:rsidRDefault="00ED0270" w:rsidP="00564640">
      <w:pPr>
        <w:pStyle w:val="ListParagraph"/>
        <w:numPr>
          <w:ilvl w:val="0"/>
          <w:numId w:val="2"/>
        </w:numPr>
        <w:spacing w:line="360" w:lineRule="auto"/>
        <w:jc w:val="both"/>
        <w:rPr>
          <w:ins w:id="30" w:author="Peter Jean Paul" w:date="2025-08-30T02:09:00Z" w16du:dateUtc="2025-08-30T01:09:00Z"/>
          <w:rFonts w:ascii="Times New Roman" w:hAnsi="Times New Roman" w:cs="Times New Roman"/>
        </w:rPr>
      </w:pPr>
      <w:ins w:id="31" w:author="Peter Jean Paul" w:date="2025-08-30T02:09:00Z" w16du:dateUtc="2025-08-30T01:09:00Z">
        <w:r>
          <w:rPr>
            <w:rFonts w:ascii="Times New Roman" w:hAnsi="Times New Roman" w:cs="Times New Roman"/>
          </w:rPr>
          <w:t>Received advice from an AI avatar as to the next best action to be completed</w:t>
        </w:r>
      </w:ins>
    </w:p>
    <w:p w14:paraId="5B55F4E5" w14:textId="4CF039A4" w:rsidR="00ED0270" w:rsidRDefault="00ED0270" w:rsidP="00564640">
      <w:pPr>
        <w:pStyle w:val="ListParagraph"/>
        <w:numPr>
          <w:ilvl w:val="0"/>
          <w:numId w:val="2"/>
        </w:numPr>
        <w:spacing w:line="360" w:lineRule="auto"/>
        <w:jc w:val="both"/>
        <w:rPr>
          <w:ins w:id="32" w:author="Peter Jean Paul" w:date="2025-08-30T02:09:00Z" w16du:dateUtc="2025-08-30T01:09:00Z"/>
          <w:rFonts w:ascii="Times New Roman" w:hAnsi="Times New Roman" w:cs="Times New Roman"/>
        </w:rPr>
      </w:pPr>
      <w:ins w:id="33" w:author="Peter Jean Paul" w:date="2025-08-30T02:09:00Z" w16du:dateUtc="2025-08-30T01:09:00Z">
        <w:r>
          <w:rPr>
            <w:rFonts w:ascii="Times New Roman" w:hAnsi="Times New Roman" w:cs="Times New Roman"/>
          </w:rPr>
          <w:t>Make donations</w:t>
        </w:r>
      </w:ins>
    </w:p>
    <w:p w14:paraId="2309FEDF" w14:textId="74070328" w:rsidR="00ED0270" w:rsidRDefault="00ED0270" w:rsidP="00564640">
      <w:pPr>
        <w:pStyle w:val="ListParagraph"/>
        <w:numPr>
          <w:ilvl w:val="0"/>
          <w:numId w:val="2"/>
        </w:numPr>
        <w:spacing w:line="360" w:lineRule="auto"/>
        <w:jc w:val="both"/>
        <w:rPr>
          <w:ins w:id="34" w:author="Peter Jean Paul" w:date="2025-08-30T02:10:00Z" w16du:dateUtc="2025-08-30T01:10:00Z"/>
          <w:rFonts w:ascii="Times New Roman" w:hAnsi="Times New Roman" w:cs="Times New Roman"/>
        </w:rPr>
      </w:pPr>
      <w:ins w:id="35" w:author="Peter Jean Paul" w:date="2025-08-30T02:10:00Z" w16du:dateUtc="2025-08-30T01:10:00Z">
        <w:r>
          <w:rPr>
            <w:rFonts w:ascii="Times New Roman" w:hAnsi="Times New Roman" w:cs="Times New Roman"/>
          </w:rPr>
          <w:t>View the leaderboard showing top scoring users</w:t>
        </w:r>
      </w:ins>
    </w:p>
    <w:p w14:paraId="04909599" w14:textId="5F112B13" w:rsidR="00ED0270" w:rsidRDefault="00ED0270" w:rsidP="00564640">
      <w:pPr>
        <w:pStyle w:val="ListParagraph"/>
        <w:numPr>
          <w:ilvl w:val="0"/>
          <w:numId w:val="2"/>
        </w:numPr>
        <w:spacing w:line="360" w:lineRule="auto"/>
        <w:jc w:val="both"/>
        <w:rPr>
          <w:ins w:id="36" w:author="Peter Jean Paul" w:date="2025-08-30T02:12:00Z" w16du:dateUtc="2025-08-30T01:12:00Z"/>
          <w:rFonts w:ascii="Times New Roman" w:hAnsi="Times New Roman" w:cs="Times New Roman"/>
        </w:rPr>
      </w:pPr>
      <w:ins w:id="37" w:author="Peter Jean Paul" w:date="2025-08-30T02:10:00Z" w16du:dateUtc="2025-08-30T01:10:00Z">
        <w:r>
          <w:rPr>
            <w:rFonts w:ascii="Times New Roman" w:hAnsi="Times New Roman" w:cs="Times New Roman"/>
          </w:rPr>
          <w:t>Receive assistance from an AI Avatar</w:t>
        </w:r>
      </w:ins>
    </w:p>
    <w:p w14:paraId="7CF97C2D" w14:textId="77777777" w:rsidR="00ED0270" w:rsidRDefault="00ED0270" w:rsidP="00ED0270">
      <w:pPr>
        <w:spacing w:line="360" w:lineRule="auto"/>
        <w:jc w:val="both"/>
        <w:rPr>
          <w:ins w:id="38" w:author="Peter Jean Paul" w:date="2025-08-30T02:13:00Z" w16du:dateUtc="2025-08-30T01:13:00Z"/>
          <w:rFonts w:ascii="Times New Roman" w:hAnsi="Times New Roman" w:cs="Times New Roman"/>
        </w:rPr>
      </w:pPr>
      <w:ins w:id="39" w:author="Peter Jean Paul" w:date="2025-08-30T02:12:00Z" w16du:dateUtc="2025-08-30T01:12:00Z">
        <w:r>
          <w:rPr>
            <w:rFonts w:ascii="Times New Roman" w:hAnsi="Times New Roman" w:cs="Times New Roman"/>
          </w:rPr>
          <w:t>With the organization dashboard the organization can</w:t>
        </w:r>
      </w:ins>
      <w:ins w:id="40" w:author="Peter Jean Paul" w:date="2025-08-30T02:13:00Z" w16du:dateUtc="2025-08-30T01:13:00Z">
        <w:r>
          <w:rPr>
            <w:rFonts w:ascii="Times New Roman" w:hAnsi="Times New Roman" w:cs="Times New Roman"/>
          </w:rPr>
          <w:t>:</w:t>
        </w:r>
      </w:ins>
    </w:p>
    <w:p w14:paraId="7002032A" w14:textId="6E2FD743" w:rsidR="00ED0270" w:rsidRPr="00ED0270" w:rsidRDefault="00ED0270">
      <w:pPr>
        <w:pStyle w:val="ListParagraph"/>
        <w:numPr>
          <w:ilvl w:val="0"/>
          <w:numId w:val="14"/>
        </w:numPr>
        <w:spacing w:line="360" w:lineRule="auto"/>
        <w:jc w:val="both"/>
        <w:rPr>
          <w:ins w:id="41" w:author="Peter Jean Paul" w:date="2025-08-30T02:13:00Z" w16du:dateUtc="2025-08-30T01:13:00Z"/>
          <w:rFonts w:ascii="Times New Roman" w:hAnsi="Times New Roman" w:cs="Times New Roman"/>
          <w:rPrChange w:id="42" w:author="Peter Jean Paul" w:date="2025-08-30T02:13:00Z" w16du:dateUtc="2025-08-30T01:13:00Z">
            <w:rPr>
              <w:ins w:id="43" w:author="Peter Jean Paul" w:date="2025-08-30T02:13:00Z" w16du:dateUtc="2025-08-30T01:13:00Z"/>
            </w:rPr>
          </w:rPrChange>
        </w:rPr>
        <w:pPrChange w:id="44" w:author="Peter Jean Paul" w:date="2025-08-30T02:13:00Z" w16du:dateUtc="2025-08-30T01:13:00Z">
          <w:pPr>
            <w:spacing w:line="360" w:lineRule="auto"/>
            <w:jc w:val="both"/>
          </w:pPr>
        </w:pPrChange>
      </w:pPr>
      <w:ins w:id="45" w:author="Peter Jean Paul" w:date="2025-08-30T02:13:00Z" w16du:dateUtc="2025-08-30T01:13:00Z">
        <w:r w:rsidRPr="00ED0270">
          <w:rPr>
            <w:rFonts w:ascii="Times New Roman" w:hAnsi="Times New Roman" w:cs="Times New Roman"/>
            <w:rPrChange w:id="46" w:author="Peter Jean Paul" w:date="2025-08-30T02:13:00Z" w16du:dateUtc="2025-08-30T01:13:00Z">
              <w:rPr/>
            </w:rPrChange>
          </w:rPr>
          <w:t>View aggregate performance of students</w:t>
        </w:r>
      </w:ins>
      <w:ins w:id="47" w:author="Peter Jean Paul" w:date="2025-08-30T02:14:00Z" w16du:dateUtc="2025-08-30T01:14:00Z">
        <w:r w:rsidR="004747AC">
          <w:rPr>
            <w:rFonts w:ascii="Times New Roman" w:hAnsi="Times New Roman" w:cs="Times New Roman"/>
          </w:rPr>
          <w:t xml:space="preserve"> across all six categories.</w:t>
        </w:r>
      </w:ins>
    </w:p>
    <w:p w14:paraId="5ADA4E0B" w14:textId="562E38B2" w:rsidR="00ED0270" w:rsidRDefault="00ED0270" w:rsidP="00ED0270">
      <w:pPr>
        <w:pStyle w:val="ListParagraph"/>
        <w:numPr>
          <w:ilvl w:val="0"/>
          <w:numId w:val="14"/>
        </w:numPr>
        <w:spacing w:line="360" w:lineRule="auto"/>
        <w:jc w:val="both"/>
        <w:rPr>
          <w:ins w:id="48" w:author="Peter Jean Paul" w:date="2025-08-30T02:14:00Z" w16du:dateUtc="2025-08-30T01:14:00Z"/>
          <w:rFonts w:ascii="Times New Roman" w:hAnsi="Times New Roman" w:cs="Times New Roman"/>
        </w:rPr>
      </w:pPr>
      <w:ins w:id="49" w:author="Peter Jean Paul" w:date="2025-08-30T02:13:00Z" w16du:dateUtc="2025-08-30T01:13:00Z">
        <w:r w:rsidRPr="00ED0270">
          <w:rPr>
            <w:rFonts w:ascii="Times New Roman" w:hAnsi="Times New Roman" w:cs="Times New Roman"/>
            <w:rPrChange w:id="50" w:author="Peter Jean Paul" w:date="2025-08-30T02:13:00Z" w16du:dateUtc="2025-08-30T01:13:00Z">
              <w:rPr/>
            </w:rPrChange>
          </w:rPr>
          <w:t xml:space="preserve">Receive SDG report from </w:t>
        </w:r>
        <w:del w:id="51" w:author="VAMSI KRISHNA KANCHARAPU" w:date="2025-09-01T16:55:00Z" w16du:dateUtc="2025-09-01T15:55:00Z">
          <w:r w:rsidRPr="00ED0270" w:rsidDel="008722D1">
            <w:rPr>
              <w:rFonts w:ascii="Times New Roman" w:hAnsi="Times New Roman" w:cs="Times New Roman"/>
              <w:rPrChange w:id="52" w:author="Peter Jean Paul" w:date="2025-08-30T02:13:00Z" w16du:dateUtc="2025-08-30T01:13:00Z">
                <w:rPr/>
              </w:rPrChange>
            </w:rPr>
            <w:delText>openAI</w:delText>
          </w:r>
        </w:del>
      </w:ins>
      <w:ins w:id="53" w:author="VAMSI KRISHNA KANCHARAPU" w:date="2025-09-01T16:55:00Z" w16du:dateUtc="2025-09-01T15:55:00Z">
        <w:r w:rsidR="008722D1" w:rsidRPr="008722D1">
          <w:rPr>
            <w:rFonts w:ascii="Times New Roman" w:hAnsi="Times New Roman" w:cs="Times New Roman"/>
          </w:rPr>
          <w:t>OpenAI</w:t>
        </w:r>
        <w:r w:rsidR="008722D1">
          <w:rPr>
            <w:rFonts w:ascii="Times New Roman" w:hAnsi="Times New Roman" w:cs="Times New Roman"/>
          </w:rPr>
          <w:t xml:space="preserve"> (Ollama Ai-Engine)</w:t>
        </w:r>
      </w:ins>
      <w:ins w:id="54" w:author="Peter Jean Paul" w:date="2025-08-30T02:13:00Z" w16du:dateUtc="2025-08-30T01:13:00Z">
        <w:r w:rsidRPr="00ED0270">
          <w:rPr>
            <w:rFonts w:ascii="Times New Roman" w:hAnsi="Times New Roman" w:cs="Times New Roman"/>
            <w:rPrChange w:id="55" w:author="Peter Jean Paul" w:date="2025-08-30T02:13:00Z" w16du:dateUtc="2025-08-30T01:13:00Z">
              <w:rPr/>
            </w:rPrChange>
          </w:rPr>
          <w:t xml:space="preserve"> as a downloadable pdf. </w:t>
        </w:r>
      </w:ins>
      <w:ins w:id="56" w:author="Peter Jean Paul" w:date="2025-08-30T02:12:00Z" w16du:dateUtc="2025-08-30T01:12:00Z">
        <w:r w:rsidRPr="00ED0270">
          <w:rPr>
            <w:rFonts w:ascii="Times New Roman" w:hAnsi="Times New Roman" w:cs="Times New Roman"/>
            <w:rPrChange w:id="57" w:author="Peter Jean Paul" w:date="2025-08-30T02:13:00Z" w16du:dateUtc="2025-08-30T01:13:00Z">
              <w:rPr/>
            </w:rPrChange>
          </w:rPr>
          <w:t xml:space="preserve"> </w:t>
        </w:r>
      </w:ins>
    </w:p>
    <w:p w14:paraId="43C696D7" w14:textId="574A2BB9" w:rsidR="00ED0270" w:rsidRPr="00ED0270" w:rsidRDefault="00ED0270">
      <w:pPr>
        <w:pStyle w:val="ListParagraph"/>
        <w:numPr>
          <w:ilvl w:val="0"/>
          <w:numId w:val="14"/>
        </w:numPr>
        <w:spacing w:line="360" w:lineRule="auto"/>
        <w:jc w:val="both"/>
        <w:rPr>
          <w:rFonts w:ascii="Times New Roman" w:hAnsi="Times New Roman" w:cs="Times New Roman"/>
          <w:rPrChange w:id="58" w:author="Peter Jean Paul" w:date="2025-08-30T02:13:00Z" w16du:dateUtc="2025-08-30T01:13:00Z">
            <w:rPr/>
          </w:rPrChange>
        </w:rPr>
        <w:pPrChange w:id="59" w:author="Peter Jean Paul" w:date="2025-08-30T02:13:00Z" w16du:dateUtc="2025-08-30T01:13:00Z">
          <w:pPr>
            <w:pStyle w:val="ListParagraph"/>
            <w:numPr>
              <w:numId w:val="2"/>
            </w:numPr>
            <w:spacing w:line="360" w:lineRule="auto"/>
            <w:ind w:hanging="360"/>
            <w:jc w:val="both"/>
          </w:pPr>
        </w:pPrChange>
      </w:pPr>
      <w:ins w:id="60" w:author="Peter Jean Paul" w:date="2025-08-30T02:14:00Z" w16du:dateUtc="2025-08-30T01:14:00Z">
        <w:r>
          <w:rPr>
            <w:rFonts w:ascii="Times New Roman" w:hAnsi="Times New Roman" w:cs="Times New Roman"/>
          </w:rPr>
          <w:t>View top perform</w:t>
        </w:r>
        <w:r w:rsidR="004747AC">
          <w:rPr>
            <w:rFonts w:ascii="Times New Roman" w:hAnsi="Times New Roman" w:cs="Times New Roman"/>
          </w:rPr>
          <w:t>ing student by category</w:t>
        </w:r>
      </w:ins>
    </w:p>
    <w:p w14:paraId="1BB34A52" w14:textId="01293EC3" w:rsidR="001077AE" w:rsidDel="00ED0270" w:rsidRDefault="001077AE" w:rsidP="00564640">
      <w:pPr>
        <w:spacing w:line="360" w:lineRule="auto"/>
        <w:jc w:val="both"/>
        <w:rPr>
          <w:del w:id="61" w:author="Peter Jean Paul" w:date="2025-08-30T02:10:00Z" w16du:dateUtc="2025-08-30T01:10:00Z"/>
          <w:rFonts w:ascii="Times New Roman" w:hAnsi="Times New Roman" w:cs="Times New Roman"/>
        </w:rPr>
      </w:pPr>
      <w:del w:id="62" w:author="Peter Jean Paul" w:date="2025-08-30T02:10:00Z" w16du:dateUtc="2025-08-30T01:10:00Z">
        <w:r w:rsidRPr="00564640" w:rsidDel="00ED0270">
          <w:rPr>
            <w:rFonts w:ascii="Times New Roman" w:hAnsi="Times New Roman" w:cs="Times New Roman"/>
          </w:rPr>
          <w:delText>Compete on leaderboards</w:delText>
        </w:r>
      </w:del>
    </w:p>
    <w:p w14:paraId="31B5A260" w14:textId="77777777" w:rsidR="00ED0270" w:rsidRPr="00564640" w:rsidRDefault="00ED0270">
      <w:pPr>
        <w:pStyle w:val="ListParagraph"/>
        <w:spacing w:line="360" w:lineRule="auto"/>
        <w:jc w:val="both"/>
        <w:rPr>
          <w:ins w:id="63" w:author="Peter Jean Paul" w:date="2025-08-30T02:14:00Z" w16du:dateUtc="2025-08-30T01:14:00Z"/>
          <w:rFonts w:ascii="Times New Roman" w:hAnsi="Times New Roman" w:cs="Times New Roman"/>
        </w:rPr>
        <w:pPrChange w:id="64" w:author="Peter Jean Paul" w:date="2025-08-30T02:14:00Z" w16du:dateUtc="2025-08-30T01:14:00Z">
          <w:pPr>
            <w:pStyle w:val="ListParagraph"/>
            <w:numPr>
              <w:numId w:val="2"/>
            </w:numPr>
            <w:spacing w:line="360" w:lineRule="auto"/>
            <w:ind w:hanging="360"/>
            <w:jc w:val="both"/>
          </w:pPr>
        </w:pPrChange>
      </w:pPr>
    </w:p>
    <w:p w14:paraId="7F254295" w14:textId="4DFC9C32" w:rsidR="001077AE" w:rsidRPr="00564640" w:rsidDel="00ED0270" w:rsidRDefault="001077AE" w:rsidP="00564640">
      <w:pPr>
        <w:pStyle w:val="ListParagraph"/>
        <w:numPr>
          <w:ilvl w:val="0"/>
          <w:numId w:val="2"/>
        </w:numPr>
        <w:spacing w:line="360" w:lineRule="auto"/>
        <w:jc w:val="both"/>
        <w:rPr>
          <w:del w:id="65" w:author="Peter Jean Paul" w:date="2025-08-30T02:10:00Z" w16du:dateUtc="2025-08-30T01:10:00Z"/>
          <w:rFonts w:ascii="Times New Roman" w:hAnsi="Times New Roman" w:cs="Times New Roman"/>
        </w:rPr>
      </w:pPr>
      <w:del w:id="66" w:author="Peter Jean Paul" w:date="2025-08-30T02:10:00Z" w16du:dateUtc="2025-08-30T01:10:00Z">
        <w:r w:rsidRPr="00564640" w:rsidDel="00ED0270">
          <w:rPr>
            <w:rFonts w:ascii="Times New Roman" w:hAnsi="Times New Roman" w:cs="Times New Roman"/>
          </w:rPr>
          <w:delText>Control their profile and their past.</w:delText>
        </w:r>
      </w:del>
    </w:p>
    <w:p w14:paraId="1ACF2E4D" w14:textId="441B9CC6" w:rsidR="001077AE" w:rsidRPr="00564640" w:rsidRDefault="004315D5" w:rsidP="00564640">
      <w:pPr>
        <w:spacing w:line="360" w:lineRule="auto"/>
        <w:jc w:val="both"/>
        <w:rPr>
          <w:rFonts w:ascii="Times New Roman" w:hAnsi="Times New Roman" w:cs="Times New Roman"/>
        </w:rPr>
      </w:pPr>
      <w:r w:rsidRPr="00564640">
        <w:rPr>
          <w:rStyle w:val="normaltextrun"/>
          <w:rFonts w:ascii="Aptos" w:hAnsi="Aptos"/>
          <w:b/>
          <w:bCs/>
          <w:color w:val="000000"/>
          <w:shd w:val="clear" w:color="auto" w:fill="FFFFFF"/>
          <w:lang w:val="en-GB"/>
        </w:rPr>
        <w:t>Backend (Server Side):</w:t>
      </w:r>
      <w:r w:rsidRPr="004315D5">
        <w:rPr>
          <w:rStyle w:val="normaltextrun"/>
          <w:rFonts w:ascii="Aptos" w:hAnsi="Aptos"/>
          <w:color w:val="000000"/>
          <w:shd w:val="clear" w:color="auto" w:fill="FFFFFF"/>
          <w:lang w:val="en-GB"/>
        </w:rPr>
        <w:t xml:space="preserve"> </w:t>
      </w:r>
      <w:r w:rsidRPr="00ED0270">
        <w:rPr>
          <w:rFonts w:ascii="Times New Roman" w:hAnsi="Times New Roman" w:cs="Times New Roman"/>
          <w:rPrChange w:id="67" w:author="Peter Jean Paul" w:date="2025-08-30T02:11:00Z" w16du:dateUtc="2025-08-30T01:11:00Z">
            <w:rPr>
              <w:rStyle w:val="normaltextrun"/>
              <w:rFonts w:ascii="Aptos" w:hAnsi="Aptos"/>
              <w:color w:val="000000"/>
              <w:shd w:val="clear" w:color="auto" w:fill="FFFFFF"/>
              <w:lang w:val="en-GB"/>
            </w:rPr>
          </w:rPrChange>
        </w:rPr>
        <w:t xml:space="preserve">It is the part that works in the background, handling tasks like saving data and checking login details. It is build using the Node.js and express.js. It is </w:t>
      </w:r>
      <w:del w:id="68" w:author="Peter Jean Paul" w:date="2025-08-30T02:08:00Z" w16du:dateUtc="2025-08-30T01:08:00Z">
        <w:r w:rsidRPr="00ED0270" w:rsidDel="00ED0270">
          <w:rPr>
            <w:rFonts w:ascii="Times New Roman" w:hAnsi="Times New Roman" w:cs="Times New Roman"/>
            <w:rPrChange w:id="69" w:author="Peter Jean Paul" w:date="2025-08-30T02:11:00Z" w16du:dateUtc="2025-08-30T01:11:00Z">
              <w:rPr>
                <w:rStyle w:val="normaltextrun"/>
                <w:rFonts w:ascii="Aptos" w:hAnsi="Aptos"/>
                <w:color w:val="000000"/>
                <w:shd w:val="clear" w:color="auto" w:fill="FFFFFF"/>
                <w:lang w:val="en-GB"/>
              </w:rPr>
            </w:rPrChange>
          </w:rPr>
          <w:delText xml:space="preserve">nothing but </w:delText>
        </w:r>
      </w:del>
      <w:r w:rsidRPr="00ED0270">
        <w:rPr>
          <w:rFonts w:ascii="Times New Roman" w:hAnsi="Times New Roman" w:cs="Times New Roman"/>
          <w:rPrChange w:id="70" w:author="Peter Jean Paul" w:date="2025-08-30T02:11:00Z" w16du:dateUtc="2025-08-30T01:11:00Z">
            <w:rPr>
              <w:rStyle w:val="normaltextrun"/>
              <w:rFonts w:ascii="Aptos" w:hAnsi="Aptos"/>
              <w:color w:val="000000"/>
              <w:shd w:val="clear" w:color="auto" w:fill="FFFFFF"/>
              <w:lang w:val="en-GB"/>
            </w:rPr>
          </w:rPrChange>
        </w:rPr>
        <w:t>a mediator which connects the front end with the database and process requests from the front end to store in the database like checking login details, saving donations, and calculating points.</w:t>
      </w:r>
      <w:r w:rsidRPr="00ED0270">
        <w:rPr>
          <w:rFonts w:ascii="Times New Roman" w:hAnsi="Times New Roman" w:cs="Times New Roman"/>
          <w:rPrChange w:id="71" w:author="Peter Jean Paul" w:date="2025-08-30T02:11:00Z" w16du:dateUtc="2025-08-30T01:11:00Z">
            <w:rPr>
              <w:rStyle w:val="eop"/>
              <w:rFonts w:ascii="Aptos" w:hAnsi="Aptos"/>
              <w:color w:val="000000"/>
              <w:shd w:val="clear" w:color="auto" w:fill="FFFFFF"/>
            </w:rPr>
          </w:rPrChange>
        </w:rPr>
        <w:t> </w:t>
      </w:r>
      <w:r w:rsidRPr="004315D5">
        <w:rPr>
          <w:rFonts w:ascii="Times New Roman" w:hAnsi="Times New Roman" w:cs="Times New Roman"/>
        </w:rPr>
        <w:t xml:space="preserve"> </w:t>
      </w:r>
      <w:r w:rsidR="001077AE" w:rsidRPr="00564640">
        <w:rPr>
          <w:rFonts w:ascii="Times New Roman" w:hAnsi="Times New Roman" w:cs="Times New Roman"/>
        </w:rPr>
        <w:t xml:space="preserve">Authentication: A </w:t>
      </w:r>
      <w:r w:rsidR="001077AE" w:rsidRPr="00564640">
        <w:rPr>
          <w:rFonts w:ascii="Times New Roman" w:hAnsi="Times New Roman" w:cs="Times New Roman"/>
        </w:rPr>
        <w:lastRenderedPageBreak/>
        <w:t>user is allowed to log in successfully with email and password. JWT (JSON Web Tokens) are provided with different access to regular users and admins.</w:t>
      </w:r>
    </w:p>
    <w:p w14:paraId="625B94C3" w14:textId="1D1B3CE3" w:rsidR="001077AE" w:rsidRPr="00564640" w:rsidRDefault="001077AE" w:rsidP="00564640">
      <w:pPr>
        <w:pStyle w:val="ListParagraph"/>
        <w:numPr>
          <w:ilvl w:val="0"/>
          <w:numId w:val="3"/>
        </w:numPr>
        <w:spacing w:line="360" w:lineRule="auto"/>
        <w:jc w:val="both"/>
        <w:rPr>
          <w:rFonts w:ascii="Times New Roman" w:hAnsi="Times New Roman" w:cs="Times New Roman"/>
        </w:rPr>
      </w:pPr>
      <w:r w:rsidRPr="00564640">
        <w:rPr>
          <w:rFonts w:ascii="Times New Roman" w:hAnsi="Times New Roman" w:cs="Times New Roman"/>
        </w:rPr>
        <w:t xml:space="preserve">Database: Supabase (PostgreSQL) is used in the </w:t>
      </w:r>
      <w:del w:id="72" w:author="VAMSI KRISHNA KANCHARAPU" w:date="2025-09-01T16:56:00Z" w16du:dateUtc="2025-09-01T15:56:00Z">
        <w:r w:rsidRPr="00564640" w:rsidDel="008722D1">
          <w:rPr>
            <w:rFonts w:ascii="Times New Roman" w:hAnsi="Times New Roman" w:cs="Times New Roman"/>
          </w:rPr>
          <w:delText>site</w:delText>
        </w:r>
      </w:del>
      <w:ins w:id="73" w:author="VAMSI KRISHNA KANCHARAPU" w:date="2025-09-01T16:56:00Z" w16du:dateUtc="2025-09-01T15:56:00Z">
        <w:r w:rsidR="008722D1" w:rsidRPr="00564640">
          <w:rPr>
            <w:rFonts w:ascii="Times New Roman" w:hAnsi="Times New Roman" w:cs="Times New Roman"/>
          </w:rPr>
          <w:t>site,</w:t>
        </w:r>
      </w:ins>
      <w:r w:rsidRPr="00564640">
        <w:rPr>
          <w:rFonts w:ascii="Times New Roman" w:hAnsi="Times New Roman" w:cs="Times New Roman"/>
        </w:rPr>
        <w:t xml:space="preserve"> and it is where structured data is stored in the form of users, actions, points and rewards.</w:t>
      </w:r>
    </w:p>
    <w:p w14:paraId="7E209685" w14:textId="08B383B5" w:rsidR="001077AE" w:rsidRPr="00564640" w:rsidRDefault="001077AE" w:rsidP="00564640">
      <w:pPr>
        <w:pStyle w:val="ListParagraph"/>
        <w:numPr>
          <w:ilvl w:val="0"/>
          <w:numId w:val="3"/>
        </w:numPr>
        <w:spacing w:line="360" w:lineRule="auto"/>
        <w:jc w:val="both"/>
        <w:rPr>
          <w:rFonts w:ascii="Times New Roman" w:hAnsi="Times New Roman" w:cs="Times New Roman"/>
        </w:rPr>
      </w:pPr>
      <w:r w:rsidRPr="00564640">
        <w:rPr>
          <w:rFonts w:ascii="Times New Roman" w:hAnsi="Times New Roman" w:cs="Times New Roman"/>
        </w:rPr>
        <w:t xml:space="preserve">Live activity: It can be used to track and update the activity in real-time with </w:t>
      </w:r>
      <w:del w:id="74" w:author="VAMSI KRISHNA KANCHARAPU" w:date="2025-09-01T16:56:00Z" w16du:dateUtc="2025-09-01T15:56:00Z">
        <w:r w:rsidRPr="00564640" w:rsidDel="008722D1">
          <w:rPr>
            <w:rFonts w:ascii="Times New Roman" w:hAnsi="Times New Roman" w:cs="Times New Roman"/>
          </w:rPr>
          <w:delText>WebSockets</w:delText>
        </w:r>
      </w:del>
      <w:ins w:id="75" w:author="VAMSI KRISHNA KANCHARAPU" w:date="2025-09-01T16:56:00Z" w16du:dateUtc="2025-09-01T15:56:00Z">
        <w:r w:rsidR="008722D1" w:rsidRPr="00564640">
          <w:rPr>
            <w:rFonts w:ascii="Times New Roman" w:hAnsi="Times New Roman" w:cs="Times New Roman"/>
          </w:rPr>
          <w:t>WebSocket’s</w:t>
        </w:r>
      </w:ins>
      <w:r w:rsidRPr="00564640">
        <w:rPr>
          <w:rFonts w:ascii="Times New Roman" w:hAnsi="Times New Roman" w:cs="Times New Roman"/>
        </w:rPr>
        <w:t xml:space="preserve"> and Cloud Messaging.</w:t>
      </w:r>
    </w:p>
    <w:p w14:paraId="5A93B27E" w14:textId="0F7460AB" w:rsidR="001077AE" w:rsidRPr="00564640" w:rsidRDefault="001077AE" w:rsidP="00564640">
      <w:pPr>
        <w:pStyle w:val="ListParagraph"/>
        <w:numPr>
          <w:ilvl w:val="0"/>
          <w:numId w:val="3"/>
        </w:numPr>
        <w:spacing w:line="360" w:lineRule="auto"/>
        <w:jc w:val="both"/>
        <w:rPr>
          <w:rFonts w:ascii="Times New Roman" w:hAnsi="Times New Roman" w:cs="Times New Roman"/>
        </w:rPr>
      </w:pPr>
      <w:r w:rsidRPr="00564640">
        <w:rPr>
          <w:rFonts w:ascii="Times New Roman" w:hAnsi="Times New Roman" w:cs="Times New Roman"/>
        </w:rPr>
        <w:t>Analytics and Reports: Live reporting systems are used to</w:t>
      </w:r>
      <w:r w:rsidR="004315D5">
        <w:rPr>
          <w:rFonts w:ascii="Times New Roman" w:hAnsi="Times New Roman" w:cs="Times New Roman"/>
        </w:rPr>
        <w:t xml:space="preserve"> </w:t>
      </w:r>
      <w:r w:rsidR="0036202E">
        <w:rPr>
          <w:rFonts w:ascii="Times New Roman" w:hAnsi="Times New Roman" w:cs="Times New Roman"/>
        </w:rPr>
        <w:t xml:space="preserve">generate SDG </w:t>
      </w:r>
      <w:del w:id="76" w:author="Peter Jean Paul" w:date="2025-08-30T02:11:00Z" w16du:dateUtc="2025-08-30T01:11:00Z">
        <w:r w:rsidR="0036202E" w:rsidDel="00ED0270">
          <w:rPr>
            <w:rFonts w:ascii="Times New Roman" w:hAnsi="Times New Roman" w:cs="Times New Roman"/>
          </w:rPr>
          <w:delText>document</w:delText>
        </w:r>
      </w:del>
      <w:ins w:id="77" w:author="Peter Jean Paul" w:date="2025-08-30T02:11:00Z" w16du:dateUtc="2025-08-30T01:11:00Z">
        <w:r w:rsidR="00ED0270">
          <w:rPr>
            <w:rFonts w:ascii="Times New Roman" w:hAnsi="Times New Roman" w:cs="Times New Roman"/>
          </w:rPr>
          <w:t>documents for organization user.</w:t>
        </w:r>
      </w:ins>
      <w:del w:id="78" w:author="Peter Jean Paul" w:date="2025-08-30T02:11:00Z" w16du:dateUtc="2025-08-30T01:11:00Z">
        <w:r w:rsidR="0036202E" w:rsidDel="00ED0270">
          <w:rPr>
            <w:rFonts w:ascii="Times New Roman" w:hAnsi="Times New Roman" w:cs="Times New Roman"/>
          </w:rPr>
          <w:delText>.</w:delText>
        </w:r>
      </w:del>
    </w:p>
    <w:p w14:paraId="3213AE20" w14:textId="6F336E14" w:rsidR="001077AE" w:rsidRDefault="001077AE" w:rsidP="004A494E">
      <w:pPr>
        <w:pStyle w:val="ListParagraph"/>
        <w:numPr>
          <w:ilvl w:val="0"/>
          <w:numId w:val="3"/>
        </w:numPr>
        <w:spacing w:line="360" w:lineRule="auto"/>
        <w:jc w:val="both"/>
        <w:rPr>
          <w:rFonts w:ascii="Times New Roman" w:hAnsi="Times New Roman" w:cs="Times New Roman"/>
        </w:rPr>
      </w:pPr>
      <w:r w:rsidRPr="00564640">
        <w:rPr>
          <w:rFonts w:ascii="Times New Roman" w:hAnsi="Times New Roman" w:cs="Times New Roman"/>
        </w:rPr>
        <w:t>API Integration: APIs enable the mobile app and the site to have the same real-time data hence actions performed on one platform are reflected to the other.</w:t>
      </w:r>
    </w:p>
    <w:p w14:paraId="7C67FBF9" w14:textId="6450D79F" w:rsidR="004315D5" w:rsidRPr="00564640" w:rsidRDefault="004315D5" w:rsidP="00564640">
      <w:pPr>
        <w:spacing w:line="360" w:lineRule="auto"/>
        <w:jc w:val="both"/>
        <w:rPr>
          <w:rFonts w:ascii="Times New Roman" w:hAnsi="Times New Roman" w:cs="Times New Roman"/>
        </w:rPr>
      </w:pPr>
      <w:r w:rsidRPr="00564640">
        <w:rPr>
          <w:rStyle w:val="normaltextrun"/>
          <w:rFonts w:ascii="Aptos" w:hAnsi="Aptos"/>
          <w:b/>
          <w:bCs/>
          <w:color w:val="000000"/>
          <w:shd w:val="clear" w:color="auto" w:fill="FFFFFF"/>
          <w:lang w:val="en-GB"/>
        </w:rPr>
        <w:t>Database (Where data is stored):</w:t>
      </w:r>
      <w:r>
        <w:rPr>
          <w:rStyle w:val="normaltextrun"/>
          <w:rFonts w:ascii="Aptos" w:hAnsi="Aptos"/>
          <w:color w:val="000000"/>
          <w:shd w:val="clear" w:color="auto" w:fill="FFFFFF"/>
          <w:lang w:val="en-GB"/>
        </w:rPr>
        <w:t xml:space="preserve"> The database is where all the information like donations, user account details, forms and page details </w:t>
      </w:r>
      <w:del w:id="79" w:author="Peter Jean Paul" w:date="2025-08-30T02:15:00Z" w16du:dateUtc="2025-08-30T01:15:00Z">
        <w:r w:rsidDel="004747AC">
          <w:rPr>
            <w:rStyle w:val="normaltextrun"/>
            <w:rFonts w:ascii="Aptos" w:hAnsi="Aptos"/>
            <w:color w:val="000000"/>
            <w:shd w:val="clear" w:color="auto" w:fill="FFFFFF"/>
            <w:lang w:val="en-GB"/>
          </w:rPr>
          <w:delText xml:space="preserve">will </w:delText>
        </w:r>
      </w:del>
      <w:ins w:id="80" w:author="Peter Jean Paul" w:date="2025-08-30T02:15:00Z" w16du:dateUtc="2025-08-30T01:15:00Z">
        <w:r w:rsidR="004747AC">
          <w:rPr>
            <w:rStyle w:val="normaltextrun"/>
            <w:rFonts w:ascii="Aptos" w:hAnsi="Aptos"/>
            <w:color w:val="000000"/>
            <w:shd w:val="clear" w:color="auto" w:fill="FFFFFF"/>
            <w:lang w:val="en-GB"/>
          </w:rPr>
          <w:t xml:space="preserve">are </w:t>
        </w:r>
      </w:ins>
      <w:r>
        <w:rPr>
          <w:rStyle w:val="normaltextrun"/>
          <w:rFonts w:ascii="Aptos" w:hAnsi="Aptos"/>
          <w:color w:val="000000"/>
          <w:shd w:val="clear" w:color="auto" w:fill="FFFFFF"/>
          <w:lang w:val="en-GB"/>
        </w:rPr>
        <w:t xml:space="preserve">store </w:t>
      </w:r>
      <w:del w:id="81" w:author="Peter Jean Paul" w:date="2025-08-30T02:15:00Z" w16du:dateUtc="2025-08-30T01:15:00Z">
        <w:r w:rsidDel="004747AC">
          <w:rPr>
            <w:rStyle w:val="normaltextrun"/>
            <w:rFonts w:ascii="Aptos" w:hAnsi="Aptos"/>
            <w:color w:val="000000"/>
            <w:shd w:val="clear" w:color="auto" w:fill="FFFFFF"/>
            <w:lang w:val="en-GB"/>
          </w:rPr>
          <w:delText xml:space="preserve">safely </w:delText>
        </w:r>
      </w:del>
      <w:ins w:id="82" w:author="Peter Jean Paul" w:date="2025-08-30T02:15:00Z" w16du:dateUtc="2025-08-30T01:15:00Z">
        <w:del w:id="83" w:author="VAMSI KRISHNA KANCHARAPU" w:date="2025-09-01T16:56:00Z" w16du:dateUtc="2025-09-01T15:56:00Z">
          <w:r w:rsidR="004747AC" w:rsidDel="008722D1">
            <w:rPr>
              <w:rStyle w:val="normaltextrun"/>
              <w:rFonts w:ascii="Aptos" w:hAnsi="Aptos"/>
              <w:color w:val="000000"/>
              <w:shd w:val="clear" w:color="auto" w:fill="FFFFFF"/>
              <w:lang w:val="en-GB"/>
            </w:rPr>
            <w:delText>securey</w:delText>
          </w:r>
        </w:del>
      </w:ins>
      <w:ins w:id="84" w:author="VAMSI KRISHNA KANCHARAPU" w:date="2025-09-01T16:56:00Z" w16du:dateUtc="2025-09-01T15:56:00Z">
        <w:r w:rsidR="008722D1">
          <w:rPr>
            <w:rStyle w:val="normaltextrun"/>
            <w:rFonts w:ascii="Aptos" w:hAnsi="Aptos"/>
            <w:color w:val="000000"/>
            <w:shd w:val="clear" w:color="auto" w:fill="FFFFFF"/>
            <w:lang w:val="en-GB"/>
          </w:rPr>
          <w:t>securely</w:t>
        </w:r>
      </w:ins>
      <w:ins w:id="85" w:author="Peter Jean Paul" w:date="2025-08-30T02:15:00Z" w16du:dateUtc="2025-08-30T01:15:00Z">
        <w:r w:rsidR="004747AC">
          <w:rPr>
            <w:rStyle w:val="normaltextrun"/>
            <w:rFonts w:ascii="Aptos" w:hAnsi="Aptos"/>
            <w:color w:val="000000"/>
            <w:shd w:val="clear" w:color="auto" w:fill="FFFFFF"/>
            <w:lang w:val="en-GB"/>
          </w:rPr>
          <w:t xml:space="preserve"> </w:t>
        </w:r>
      </w:ins>
      <w:r>
        <w:rPr>
          <w:rStyle w:val="normaltextrun"/>
          <w:rFonts w:ascii="Aptos" w:hAnsi="Aptos"/>
          <w:color w:val="000000"/>
          <w:shd w:val="clear" w:color="auto" w:fill="FFFFFF"/>
          <w:lang w:val="en-GB"/>
        </w:rPr>
        <w:t xml:space="preserve">in the form of tables. </w:t>
      </w:r>
      <w:del w:id="86" w:author="Peter Jean Paul" w:date="2025-08-30T02:15:00Z" w16du:dateUtc="2025-08-30T01:15:00Z">
        <w:r w:rsidDel="004747AC">
          <w:rPr>
            <w:rStyle w:val="normaltextrun"/>
            <w:rFonts w:ascii="Aptos" w:hAnsi="Aptos"/>
            <w:color w:val="000000"/>
            <w:shd w:val="clear" w:color="auto" w:fill="FFFFFF"/>
            <w:lang w:val="en-GB"/>
          </w:rPr>
          <w:delText xml:space="preserve">Every table contains table names, Rows, Columns. </w:delText>
        </w:r>
      </w:del>
      <w:r>
        <w:rPr>
          <w:rStyle w:val="normaltextrun"/>
          <w:rFonts w:ascii="Aptos" w:hAnsi="Aptos"/>
          <w:color w:val="000000"/>
          <w:shd w:val="clear" w:color="auto" w:fill="FFFFFF"/>
          <w:lang w:val="en-GB"/>
        </w:rPr>
        <w:t xml:space="preserve">This website stores the data in Supabase, which helps manage </w:t>
      </w:r>
      <w:del w:id="87" w:author="Peter Jean Paul" w:date="2025-08-30T02:15:00Z" w16du:dateUtc="2025-08-30T01:15:00Z">
        <w:r w:rsidDel="004747AC">
          <w:rPr>
            <w:rStyle w:val="normaltextrun"/>
            <w:rFonts w:ascii="Aptos" w:hAnsi="Aptos"/>
            <w:color w:val="000000"/>
            <w:shd w:val="clear" w:color="auto" w:fill="FFFFFF"/>
            <w:lang w:val="en-GB"/>
          </w:rPr>
          <w:delText xml:space="preserve">the data properly </w:delText>
        </w:r>
      </w:del>
      <w:r>
        <w:rPr>
          <w:rStyle w:val="normaltextrun"/>
          <w:rFonts w:ascii="Aptos" w:hAnsi="Aptos"/>
          <w:color w:val="000000"/>
          <w:shd w:val="clear" w:color="auto" w:fill="FFFFFF"/>
          <w:lang w:val="en-GB"/>
        </w:rPr>
        <w:t xml:space="preserve">and update </w:t>
      </w:r>
      <w:del w:id="88" w:author="Peter Jean Paul" w:date="2025-08-30T02:15:00Z" w16du:dateUtc="2025-08-30T01:15:00Z">
        <w:r w:rsidDel="004747AC">
          <w:rPr>
            <w:rStyle w:val="normaltextrun"/>
            <w:rFonts w:ascii="Aptos" w:hAnsi="Aptos"/>
            <w:color w:val="000000"/>
            <w:shd w:val="clear" w:color="auto" w:fill="FFFFFF"/>
            <w:lang w:val="en-GB"/>
          </w:rPr>
          <w:delText xml:space="preserve">things </w:delText>
        </w:r>
      </w:del>
      <w:ins w:id="89" w:author="Peter Jean Paul" w:date="2025-08-30T02:15:00Z" w16du:dateUtc="2025-08-30T01:15:00Z">
        <w:r w:rsidR="004747AC">
          <w:rPr>
            <w:rStyle w:val="normaltextrun"/>
            <w:rFonts w:ascii="Aptos" w:hAnsi="Aptos"/>
            <w:color w:val="000000"/>
            <w:shd w:val="clear" w:color="auto" w:fill="FFFFFF"/>
            <w:lang w:val="en-GB"/>
          </w:rPr>
          <w:t xml:space="preserve">data </w:t>
        </w:r>
      </w:ins>
      <w:r>
        <w:rPr>
          <w:rStyle w:val="normaltextrun"/>
          <w:rFonts w:ascii="Aptos" w:hAnsi="Aptos"/>
          <w:color w:val="000000"/>
          <w:shd w:val="clear" w:color="auto" w:fill="FFFFFF"/>
          <w:lang w:val="en-GB"/>
        </w:rPr>
        <w:t>in real time. </w:t>
      </w:r>
      <w:r>
        <w:rPr>
          <w:rStyle w:val="eop"/>
          <w:rFonts w:ascii="Aptos" w:hAnsi="Aptos"/>
          <w:color w:val="000000"/>
          <w:shd w:val="clear" w:color="auto" w:fill="FFFFFF"/>
        </w:rPr>
        <w:t> </w:t>
      </w:r>
    </w:p>
    <w:p w14:paraId="18F4E34B" w14:textId="23E85AD4" w:rsidR="004A494E" w:rsidRPr="00564640" w:rsidDel="00D53BAF" w:rsidRDefault="004A494E" w:rsidP="00A27A09">
      <w:pPr>
        <w:pStyle w:val="Heading3"/>
        <w:rPr>
          <w:del w:id="90" w:author="Peter Jean Paul" w:date="2025-08-30T02:40:00Z" w16du:dateUtc="2025-08-30T01:40:00Z"/>
          <w:rFonts w:ascii="Times New Roman" w:hAnsi="Times New Roman" w:cs="Times New Roman"/>
          <w:b/>
          <w:bCs/>
        </w:rPr>
        <w:pPrChange w:id="91" w:author="VAMSI KRISHNA KANCHARAPU" w:date="2025-09-01T17:27:00Z" w16du:dateUtc="2025-09-01T16:27:00Z">
          <w:pPr>
            <w:spacing w:line="360" w:lineRule="auto"/>
            <w:jc w:val="both"/>
          </w:pPr>
        </w:pPrChange>
      </w:pPr>
      <w:del w:id="92" w:author="Peter Jean Paul" w:date="2025-08-30T02:40:00Z" w16du:dateUtc="2025-08-30T01:40:00Z">
        <w:r w:rsidRPr="004747AC" w:rsidDel="00D53BAF">
          <w:rPr>
            <w:rPrChange w:id="93" w:author="Peter Jean Paul" w:date="2025-08-30T02:16:00Z" w16du:dateUtc="2025-08-30T01:16:00Z">
              <w:rPr>
                <w:rFonts w:ascii="Times New Roman" w:hAnsi="Times New Roman" w:cs="Times New Roman"/>
                <w:b/>
                <w:bCs/>
              </w:rPr>
            </w:rPrChange>
          </w:rPr>
          <w:delText>Security and Privacy</w:delText>
        </w:r>
      </w:del>
      <w:del w:id="94" w:author="Peter Jean Paul" w:date="2025-08-30T02:16:00Z" w16du:dateUtc="2025-08-30T01:16:00Z">
        <w:r w:rsidRPr="004747AC" w:rsidDel="004747AC">
          <w:rPr>
            <w:rPrChange w:id="95" w:author="Peter Jean Paul" w:date="2025-08-30T02:16:00Z" w16du:dateUtc="2025-08-30T01:16:00Z">
              <w:rPr>
                <w:rFonts w:ascii="Times New Roman" w:hAnsi="Times New Roman" w:cs="Times New Roman"/>
                <w:b/>
                <w:bCs/>
              </w:rPr>
            </w:rPrChange>
          </w:rPr>
          <w:delText>:</w:delText>
        </w:r>
      </w:del>
    </w:p>
    <w:p w14:paraId="41F04F06" w14:textId="783E9E17" w:rsidR="004A494E" w:rsidRPr="004A494E" w:rsidDel="004747AC" w:rsidRDefault="004A494E" w:rsidP="00A27A09">
      <w:pPr>
        <w:pStyle w:val="Heading3"/>
        <w:rPr>
          <w:del w:id="96" w:author="Peter Jean Paul" w:date="2025-08-30T02:17:00Z" w16du:dateUtc="2025-08-30T01:17:00Z"/>
          <w:rFonts w:ascii="Times New Roman" w:hAnsi="Times New Roman" w:cs="Times New Roman"/>
        </w:rPr>
        <w:pPrChange w:id="97" w:author="VAMSI KRISHNA KANCHARAPU" w:date="2025-09-01T17:27:00Z" w16du:dateUtc="2025-09-01T16:27:00Z">
          <w:pPr>
            <w:spacing w:line="360" w:lineRule="auto"/>
            <w:jc w:val="both"/>
          </w:pPr>
        </w:pPrChange>
      </w:pPr>
      <w:del w:id="98" w:author="Peter Jean Paul" w:date="2025-08-30T02:17:00Z" w16du:dateUtc="2025-08-30T01:17:00Z">
        <w:r w:rsidRPr="004A494E" w:rsidDel="004747AC">
          <w:rPr>
            <w:rFonts w:ascii="Times New Roman" w:hAnsi="Times New Roman" w:cs="Times New Roman"/>
          </w:rPr>
          <w:delText>Security was a great point:</w:delText>
        </w:r>
      </w:del>
    </w:p>
    <w:p w14:paraId="1C3F64F6" w14:textId="5BD1716D" w:rsidR="004A494E" w:rsidRPr="00564640" w:rsidDel="00D53BAF" w:rsidRDefault="004A494E" w:rsidP="00A27A09">
      <w:pPr>
        <w:pStyle w:val="Heading3"/>
        <w:rPr>
          <w:del w:id="99" w:author="Peter Jean Paul" w:date="2025-08-30T02:40:00Z" w16du:dateUtc="2025-08-30T01:40:00Z"/>
          <w:rFonts w:ascii="Times New Roman" w:hAnsi="Times New Roman" w:cs="Times New Roman"/>
        </w:rPr>
        <w:pPrChange w:id="100" w:author="VAMSI KRISHNA KANCHARAPU" w:date="2025-09-01T17:27:00Z" w16du:dateUtc="2025-09-01T16:27:00Z">
          <w:pPr>
            <w:pStyle w:val="ListParagraph"/>
            <w:numPr>
              <w:numId w:val="4"/>
            </w:numPr>
            <w:spacing w:line="360" w:lineRule="auto"/>
            <w:ind w:hanging="360"/>
          </w:pPr>
        </w:pPrChange>
      </w:pPr>
      <w:del w:id="101" w:author="Peter Jean Paul" w:date="2025-08-30T02:40:00Z" w16du:dateUtc="2025-08-30T01:40:00Z">
        <w:r w:rsidRPr="00564640" w:rsidDel="00D53BAF">
          <w:rPr>
            <w:rFonts w:ascii="Times New Roman" w:hAnsi="Times New Roman" w:cs="Times New Roman"/>
          </w:rPr>
          <w:delText>All information is encrypted (</w:delText>
        </w:r>
        <w:r w:rsidDel="00D53BAF">
          <w:rPr>
            <w:rFonts w:ascii="Times New Roman" w:hAnsi="Times New Roman" w:cs="Times New Roman"/>
          </w:rPr>
          <w:delText xml:space="preserve">while </w:delText>
        </w:r>
        <w:r w:rsidRPr="00564640" w:rsidDel="00D53BAF">
          <w:rPr>
            <w:rFonts w:ascii="Times New Roman" w:hAnsi="Times New Roman" w:cs="Times New Roman"/>
          </w:rPr>
          <w:delText xml:space="preserve">stored as well as </w:delText>
        </w:r>
        <w:r w:rsidDel="00D53BAF">
          <w:rPr>
            <w:rFonts w:ascii="Times New Roman" w:hAnsi="Times New Roman" w:cs="Times New Roman"/>
          </w:rPr>
          <w:delText xml:space="preserve">while </w:delText>
        </w:r>
        <w:r w:rsidRPr="00564640" w:rsidDel="00D53BAF">
          <w:rPr>
            <w:rFonts w:ascii="Times New Roman" w:hAnsi="Times New Roman" w:cs="Times New Roman"/>
          </w:rPr>
          <w:delText>shared).</w:delText>
        </w:r>
      </w:del>
    </w:p>
    <w:p w14:paraId="2E893911" w14:textId="7E1E2BF2" w:rsidR="0036202E" w:rsidRPr="004747AC" w:rsidDel="00D53BAF" w:rsidRDefault="0036202E" w:rsidP="00A27A09">
      <w:pPr>
        <w:pStyle w:val="Heading3"/>
        <w:rPr>
          <w:del w:id="102" w:author="Peter Jean Paul" w:date="2025-08-30T02:40:00Z" w16du:dateUtc="2025-08-30T01:40:00Z"/>
          <w:rFonts w:ascii="Times New Roman" w:hAnsi="Times New Roman" w:cs="Times New Roman"/>
        </w:rPr>
        <w:pPrChange w:id="103" w:author="VAMSI KRISHNA KANCHARAPU" w:date="2025-09-01T17:27:00Z" w16du:dateUtc="2025-09-01T16:27:00Z">
          <w:pPr>
            <w:pStyle w:val="ListParagraph"/>
            <w:numPr>
              <w:numId w:val="4"/>
            </w:numPr>
            <w:spacing w:line="360" w:lineRule="auto"/>
            <w:ind w:hanging="360"/>
          </w:pPr>
        </w:pPrChange>
      </w:pPr>
      <w:del w:id="104" w:author="Peter Jean Paul" w:date="2025-08-30T02:17:00Z" w16du:dateUtc="2025-08-30T01:17:00Z">
        <w:r w:rsidDel="004747AC">
          <w:rPr>
            <w:noProof/>
          </w:rPr>
          <w:drawing>
            <wp:anchor distT="0" distB="0" distL="114300" distR="114300" simplePos="0" relativeHeight="251660288" behindDoc="0" locked="0" layoutInCell="1" allowOverlap="1" wp14:anchorId="7F83D707" wp14:editId="17E0CB55">
              <wp:simplePos x="0" y="0"/>
              <wp:positionH relativeFrom="column">
                <wp:posOffset>-186612</wp:posOffset>
              </wp:positionH>
              <wp:positionV relativeFrom="paragraph">
                <wp:posOffset>375285</wp:posOffset>
              </wp:positionV>
              <wp:extent cx="6475095" cy="2426335"/>
              <wp:effectExtent l="0" t="0" r="1905" b="0"/>
              <wp:wrapSquare wrapText="bothSides"/>
              <wp:docPr id="179264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9644"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5095" cy="2426335"/>
                      </a:xfrm>
                      <a:prstGeom prst="rect">
                        <a:avLst/>
                      </a:prstGeom>
                      <a:noFill/>
                      <a:ln>
                        <a:noFill/>
                      </a:ln>
                    </pic:spPr>
                  </pic:pic>
                </a:graphicData>
              </a:graphic>
              <wp14:sizeRelH relativeFrom="page">
                <wp14:pctWidth>0</wp14:pctWidth>
              </wp14:sizeRelH>
              <wp14:sizeRelV relativeFrom="page">
                <wp14:pctHeight>0</wp14:pctHeight>
              </wp14:sizeRelV>
            </wp:anchor>
          </w:drawing>
        </w:r>
      </w:del>
      <w:del w:id="105" w:author="Peter Jean Paul" w:date="2025-08-30T02:40:00Z" w16du:dateUtc="2025-08-30T01:40:00Z">
        <w:r w:rsidR="004A494E" w:rsidRPr="00564640" w:rsidDel="00D53BAF">
          <w:rPr>
            <w:rFonts w:ascii="Times New Roman" w:hAnsi="Times New Roman" w:cs="Times New Roman"/>
          </w:rPr>
          <w:delText>Role-based access prevents unauthorized access.</w:delText>
        </w:r>
        <w:r w:rsidRPr="004747AC" w:rsidDel="00D53BAF">
          <w:rPr>
            <w:highlight w:val="yellow"/>
            <w:rPrChange w:id="106" w:author="Peter Jean Paul" w:date="2025-08-30T02:17:00Z" w16du:dateUtc="2025-08-30T01:17:00Z">
              <w:rPr/>
            </w:rPrChange>
          </w:rPr>
          <w:fldChar w:fldCharType="begin"/>
        </w:r>
        <w:r w:rsidRPr="004747AC" w:rsidDel="00D53BAF">
          <w:rPr>
            <w:highlight w:val="yellow"/>
            <w:rPrChange w:id="107" w:author="Peter Jean Paul" w:date="2025-08-30T02:17:00Z" w16du:dateUtc="2025-08-30T01:17:00Z">
              <w:rPr/>
            </w:rPrChange>
          </w:rPr>
          <w:delInstrText xml:space="preserve"> INCLUDEPICTURE "https://documents.lucid.app/documents/50f0ed53-0dd4-427f-a807-a71ce3a5989d/pages/0_0?a=2728&amp;x=-507&amp;y=-515&amp;w=3177&amp;h=1190&amp;store=1&amp;accept=image%2F*&amp;auth=LCA%2021c6be4e9fdae0669e076a21293441b8684676606cf1a0ad4c72ab5a0d7dc5ed-ts%3D1756401648" \* MERGEFORMATINET </w:delInstrText>
        </w:r>
        <w:r w:rsidRPr="004747AC" w:rsidDel="00D53BAF">
          <w:rPr>
            <w:highlight w:val="yellow"/>
            <w:rPrChange w:id="108" w:author="Peter Jean Paul" w:date="2025-08-30T02:17:00Z" w16du:dateUtc="2025-08-30T01:17:00Z">
              <w:rPr/>
            </w:rPrChange>
          </w:rPr>
          <w:fldChar w:fldCharType="separate"/>
        </w:r>
        <w:r w:rsidRPr="004747AC" w:rsidDel="00D53BAF">
          <w:rPr>
            <w:highlight w:val="yellow"/>
            <w:rPrChange w:id="109" w:author="Peter Jean Paul" w:date="2025-08-30T02:17:00Z" w16du:dateUtc="2025-08-30T01:17:00Z">
              <w:rPr/>
            </w:rPrChange>
          </w:rPr>
          <w:fldChar w:fldCharType="end"/>
        </w:r>
      </w:del>
    </w:p>
    <w:p w14:paraId="5108C6DA" w14:textId="2D70DA00" w:rsidR="004A494E" w:rsidRDefault="004A494E" w:rsidP="00A27A09">
      <w:pPr>
        <w:pStyle w:val="Heading3"/>
        <w:pPrChange w:id="110" w:author="VAMSI KRISHNA KANCHARAPU" w:date="2025-09-01T17:27:00Z" w16du:dateUtc="2025-09-01T16:27:00Z">
          <w:pPr>
            <w:pStyle w:val="Heading2"/>
          </w:pPr>
        </w:pPrChange>
      </w:pPr>
      <w:del w:id="111" w:author="Peter Jean Paul" w:date="2025-08-30T02:19:00Z" w16du:dateUtc="2025-08-30T01:19:00Z">
        <w:r w:rsidDel="004747AC">
          <w:delText>4</w:delText>
        </w:r>
      </w:del>
      <w:ins w:id="112" w:author="Peter Jean Paul" w:date="2025-08-30T02:19:00Z" w16du:dateUtc="2025-08-30T01:19:00Z">
        <w:r w:rsidR="004747AC">
          <w:t>6.1.</w:t>
        </w:r>
      </w:ins>
      <w:ins w:id="113" w:author="Peter Jean Paul" w:date="2025-08-30T02:40:00Z" w16du:dateUtc="2025-08-30T01:40:00Z">
        <w:r w:rsidR="00D53BAF">
          <w:t>2</w:t>
        </w:r>
      </w:ins>
      <w:del w:id="114" w:author="Peter Jean Paul" w:date="2025-08-30T02:19:00Z" w16du:dateUtc="2025-08-30T01:19:00Z">
        <w:r w:rsidDel="004747AC">
          <w:delText>.2</w:delText>
        </w:r>
      </w:del>
      <w:r>
        <w:t xml:space="preserve"> </w:t>
      </w:r>
      <w:del w:id="115" w:author="Peter Jean Paul" w:date="2025-08-30T02:18:00Z" w16du:dateUtc="2025-08-30T01:18:00Z">
        <w:r w:rsidDel="004747AC">
          <w:delText xml:space="preserve">Updated </w:delText>
        </w:r>
      </w:del>
      <w:r>
        <w:t>Website Layout and Workflow</w:t>
      </w:r>
    </w:p>
    <w:p w14:paraId="2790D7ED" w14:textId="73A704BF" w:rsidR="004A494E" w:rsidRDefault="004A494E" w:rsidP="00564640">
      <w:pPr>
        <w:spacing w:line="360" w:lineRule="auto"/>
        <w:jc w:val="both"/>
        <w:rPr>
          <w:ins w:id="116" w:author="Peter Jean Paul" w:date="2025-08-30T02:17:00Z" w16du:dateUtc="2025-08-30T01:17:00Z"/>
          <w:rFonts w:ascii="Times New Roman" w:hAnsi="Times New Roman" w:cs="Times New Roman"/>
        </w:rPr>
      </w:pPr>
      <w:r w:rsidRPr="004A494E">
        <w:rPr>
          <w:rFonts w:ascii="Times New Roman" w:hAnsi="Times New Roman" w:cs="Times New Roman"/>
        </w:rPr>
        <w:t>The site is divided into two large parts</w:t>
      </w:r>
      <w:r w:rsidR="0097413F">
        <w:rPr>
          <w:rFonts w:ascii="Times New Roman" w:hAnsi="Times New Roman" w:cs="Times New Roman"/>
        </w:rPr>
        <w:t xml:space="preserve">, </w:t>
      </w:r>
      <w:r w:rsidRPr="004A494E">
        <w:rPr>
          <w:rFonts w:ascii="Times New Roman" w:hAnsi="Times New Roman" w:cs="Times New Roman"/>
        </w:rPr>
        <w:t>User Dashboard</w:t>
      </w:r>
      <w:r w:rsidR="0097413F">
        <w:rPr>
          <w:rFonts w:ascii="Times New Roman" w:hAnsi="Times New Roman" w:cs="Times New Roman"/>
        </w:rPr>
        <w:t xml:space="preserve"> and </w:t>
      </w:r>
      <w:r w:rsidRPr="004A494E">
        <w:rPr>
          <w:rFonts w:ascii="Times New Roman" w:hAnsi="Times New Roman" w:cs="Times New Roman"/>
        </w:rPr>
        <w:t>Admin Dashboard</w:t>
      </w:r>
    </w:p>
    <w:p w14:paraId="3D122749" w14:textId="703C679E" w:rsidR="004747AC" w:rsidRPr="004A494E" w:rsidDel="004747AC" w:rsidRDefault="004747AC" w:rsidP="00564640">
      <w:pPr>
        <w:spacing w:line="360" w:lineRule="auto"/>
        <w:jc w:val="both"/>
        <w:rPr>
          <w:del w:id="117" w:author="Peter Jean Paul" w:date="2025-08-30T02:18:00Z" w16du:dateUtc="2025-08-30T01:18:00Z"/>
          <w:rFonts w:ascii="Times New Roman" w:hAnsi="Times New Roman" w:cs="Times New Roman"/>
        </w:rPr>
      </w:pPr>
    </w:p>
    <w:p w14:paraId="0CE2BBF7" w14:textId="252199DC" w:rsidR="004A494E" w:rsidRDefault="004A494E" w:rsidP="00564640">
      <w:pPr>
        <w:spacing w:line="360" w:lineRule="auto"/>
        <w:jc w:val="both"/>
        <w:rPr>
          <w:ins w:id="118" w:author="Peter Jean Paul" w:date="2025-08-30T02:19:00Z" w16du:dateUtc="2025-08-30T01:19:00Z"/>
          <w:rFonts w:ascii="Times New Roman" w:hAnsi="Times New Roman" w:cs="Times New Roman"/>
          <w:b/>
          <w:bCs/>
        </w:rPr>
      </w:pPr>
      <w:r w:rsidRPr="00564640">
        <w:rPr>
          <w:rFonts w:ascii="Times New Roman" w:hAnsi="Times New Roman" w:cs="Times New Roman"/>
          <w:b/>
          <w:bCs/>
        </w:rPr>
        <w:t>User Dashboard Features</w:t>
      </w:r>
      <w:del w:id="119" w:author="Peter Jean Paul" w:date="2025-08-30T02:19:00Z" w16du:dateUtc="2025-08-30T01:19:00Z">
        <w:r w:rsidR="0097413F" w:rsidRPr="00564640" w:rsidDel="004747AC">
          <w:rPr>
            <w:rFonts w:ascii="Times New Roman" w:hAnsi="Times New Roman" w:cs="Times New Roman"/>
            <w:b/>
            <w:bCs/>
          </w:rPr>
          <w:delText>:</w:delText>
        </w:r>
      </w:del>
    </w:p>
    <w:p w14:paraId="5E6AC897" w14:textId="408272F9" w:rsidR="004747AC" w:rsidDel="008722D1" w:rsidRDefault="008722D1" w:rsidP="004747AC">
      <w:pPr>
        <w:spacing w:line="360" w:lineRule="auto"/>
        <w:rPr>
          <w:del w:id="120" w:author="VAMSI KRISHNA KANCHARAPU" w:date="2025-09-01T16:56:00Z" w16du:dateUtc="2025-09-01T15:56:00Z"/>
        </w:rPr>
      </w:pPr>
      <w:ins w:id="121" w:author="VAMSI KRISHNA KANCHARAPU" w:date="2025-09-01T16:58:00Z" w16du:dateUtc="2025-09-01T15:58:00Z">
        <w:r w:rsidRPr="008722D1">
          <w:drawing>
            <wp:inline distT="0" distB="0" distL="0" distR="0" wp14:anchorId="33BEA68E" wp14:editId="4A07CDF0">
              <wp:extent cx="5163671" cy="3087720"/>
              <wp:effectExtent l="0" t="0" r="5715" b="0"/>
              <wp:docPr id="582498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98572" name="Picture 1" descr="A screenshot of a computer&#10;&#10;AI-generated content may be incorrect."/>
                      <pic:cNvPicPr/>
                    </pic:nvPicPr>
                    <pic:blipFill>
                      <a:blip r:embed="rId10"/>
                      <a:stretch>
                        <a:fillRect/>
                      </a:stretch>
                    </pic:blipFill>
                    <pic:spPr>
                      <a:xfrm>
                        <a:off x="0" y="0"/>
                        <a:ext cx="5290428" cy="3163517"/>
                      </a:xfrm>
                      <a:prstGeom prst="rect">
                        <a:avLst/>
                      </a:prstGeom>
                    </pic:spPr>
                  </pic:pic>
                </a:graphicData>
              </a:graphic>
            </wp:inline>
          </w:drawing>
        </w:r>
        <w:r w:rsidRPr="008722D1" w:rsidDel="008722D1">
          <w:rPr>
            <w:highlight w:val="yellow"/>
          </w:rPr>
          <w:t xml:space="preserve"> </w:t>
        </w:r>
      </w:ins>
      <w:ins w:id="122" w:author="Peter Jean Paul" w:date="2025-08-30T02:20:00Z" w16du:dateUtc="2025-08-30T01:20:00Z">
        <w:del w:id="123" w:author="VAMSI KRISHNA KANCHARAPU" w:date="2025-09-01T16:56:00Z" w16du:dateUtc="2025-09-01T15:56:00Z">
          <w:r w:rsidR="004747AC" w:rsidRPr="00D25608" w:rsidDel="008722D1">
            <w:rPr>
              <w:highlight w:val="yellow"/>
            </w:rPr>
            <w:delText>[</w:delText>
          </w:r>
          <w:r w:rsidR="004747AC" w:rsidDel="008722D1">
            <w:rPr>
              <w:highlight w:val="yellow"/>
            </w:rPr>
            <w:delText>GIVE THE PICTURE OF THE USER DASHBOARD AND DISCUSS THE USER DASHBOARD]</w:delText>
          </w:r>
          <w:r w:rsidR="004747AC" w:rsidRPr="00D25608" w:rsidDel="008722D1">
            <w:rPr>
              <w:highlight w:val="yellow"/>
            </w:rPr>
            <w:fldChar w:fldCharType="begin"/>
          </w:r>
          <w:r w:rsidR="004747AC" w:rsidRPr="00D25608" w:rsidDel="008722D1">
            <w:rPr>
              <w:highlight w:val="yellow"/>
            </w:rPr>
            <w:delInstrText xml:space="preserve"> INCLUDEPICTURE "https://documents.lucid.app/documents/50f0ed53-0dd4-427f-a807-a71ce3a5989d/pages/0_0?a=2728&amp;x=-507&amp;y=-515&amp;w=3177&amp;h=1190&amp;store=1&amp;accept=image%2F*&amp;auth=LCA%2021c6be4e9fdae0669e076a21293441b8684676606cf1a0ad4c72ab5a0d7dc5ed-ts%3D1756401648" \* MERGEFORMATINET </w:delInstrText>
          </w:r>
          <w:r w:rsidR="004747AC" w:rsidRPr="00D25608" w:rsidDel="008722D1">
            <w:rPr>
              <w:highlight w:val="yellow"/>
            </w:rPr>
            <w:fldChar w:fldCharType="separate"/>
          </w:r>
          <w:r w:rsidR="004747AC" w:rsidRPr="00D25608" w:rsidDel="008722D1">
            <w:rPr>
              <w:highlight w:val="yellow"/>
            </w:rPr>
            <w:fldChar w:fldCharType="end"/>
          </w:r>
        </w:del>
      </w:ins>
    </w:p>
    <w:p w14:paraId="13AB7871" w14:textId="5D25E3B8" w:rsidR="008722D1" w:rsidRDefault="008722D1" w:rsidP="004A494E">
      <w:pPr>
        <w:spacing w:line="360" w:lineRule="auto"/>
        <w:jc w:val="both"/>
        <w:rPr>
          <w:ins w:id="124" w:author="VAMSI KRISHNA KANCHARAPU" w:date="2025-09-01T17:01:00Z" w16du:dateUtc="2025-09-01T16:01:00Z"/>
        </w:rPr>
      </w:pPr>
    </w:p>
    <w:p w14:paraId="41BDEC4E" w14:textId="37BE58E2" w:rsidR="008722D1" w:rsidRDefault="008722D1" w:rsidP="004A494E">
      <w:pPr>
        <w:spacing w:line="360" w:lineRule="auto"/>
        <w:jc w:val="both"/>
        <w:rPr>
          <w:ins w:id="125" w:author="VAMSI KRISHNA KANCHARAPU" w:date="2025-09-01T17:01:00Z" w16du:dateUtc="2025-09-01T16:01:00Z"/>
        </w:rPr>
      </w:pPr>
      <w:ins w:id="126" w:author="VAMSI KRISHNA KANCHARAPU" w:date="2025-09-01T17:01:00Z" w16du:dateUtc="2025-09-01T16:01:00Z">
        <w:r>
          <w:lastRenderedPageBreak/>
          <w:t>TALK about features</w:t>
        </w:r>
      </w:ins>
    </w:p>
    <w:p w14:paraId="189AD454" w14:textId="77777777" w:rsidR="008722D1" w:rsidRDefault="008722D1" w:rsidP="004747AC">
      <w:pPr>
        <w:spacing w:line="360" w:lineRule="auto"/>
        <w:rPr>
          <w:ins w:id="127" w:author="VAMSI KRISHNA KANCHARAPU" w:date="2025-09-01T16:58:00Z" w16du:dateUtc="2025-09-01T15:58:00Z"/>
        </w:rPr>
      </w:pPr>
    </w:p>
    <w:p w14:paraId="25C1ECE4" w14:textId="77777777" w:rsidR="008722D1" w:rsidRPr="004747AC" w:rsidRDefault="008722D1" w:rsidP="004747AC">
      <w:pPr>
        <w:spacing w:line="360" w:lineRule="auto"/>
        <w:rPr>
          <w:ins w:id="128" w:author="VAMSI KRISHNA KANCHARAPU" w:date="2025-09-01T16:58:00Z" w16du:dateUtc="2025-09-01T15:58:00Z"/>
          <w:rFonts w:ascii="Times New Roman" w:hAnsi="Times New Roman" w:cs="Times New Roman"/>
        </w:rPr>
      </w:pPr>
    </w:p>
    <w:p w14:paraId="26A76854" w14:textId="2752BDB6" w:rsidR="004747AC" w:rsidRPr="00564640" w:rsidDel="004747AC" w:rsidRDefault="004747AC" w:rsidP="00564640">
      <w:pPr>
        <w:spacing w:line="360" w:lineRule="auto"/>
        <w:jc w:val="both"/>
        <w:rPr>
          <w:del w:id="129" w:author="Peter Jean Paul" w:date="2025-08-30T02:21:00Z" w16du:dateUtc="2025-08-30T01:21:00Z"/>
          <w:rFonts w:ascii="Times New Roman" w:hAnsi="Times New Roman" w:cs="Times New Roman"/>
          <w:b/>
          <w:bCs/>
        </w:rPr>
      </w:pPr>
    </w:p>
    <w:p w14:paraId="38BD8CE5" w14:textId="7B389F10" w:rsidR="004A494E" w:rsidRPr="00564640" w:rsidDel="004747AC" w:rsidRDefault="004A494E" w:rsidP="00564640">
      <w:pPr>
        <w:pStyle w:val="ListParagraph"/>
        <w:numPr>
          <w:ilvl w:val="0"/>
          <w:numId w:val="7"/>
        </w:numPr>
        <w:spacing w:line="360" w:lineRule="auto"/>
        <w:jc w:val="both"/>
        <w:rPr>
          <w:del w:id="130" w:author="Peter Jean Paul" w:date="2025-08-30T02:21:00Z" w16du:dateUtc="2025-08-30T01:21:00Z"/>
          <w:rFonts w:ascii="Times New Roman" w:hAnsi="Times New Roman" w:cs="Times New Roman"/>
        </w:rPr>
      </w:pPr>
      <w:del w:id="131" w:author="Peter Jean Paul" w:date="2025-08-30T02:21:00Z" w16du:dateUtc="2025-08-30T01:21:00Z">
        <w:r w:rsidRPr="00564640" w:rsidDel="004747AC">
          <w:rPr>
            <w:rFonts w:ascii="Times New Roman" w:hAnsi="Times New Roman" w:cs="Times New Roman"/>
          </w:rPr>
          <w:delText xml:space="preserve">Home Page: Introduces a welcome text </w:delText>
        </w:r>
        <w:r w:rsidR="0097413F" w:rsidRPr="00564640" w:rsidDel="004747AC">
          <w:rPr>
            <w:rFonts w:ascii="Times New Roman" w:hAnsi="Times New Roman" w:cs="Times New Roman"/>
          </w:rPr>
          <w:delText>with 6 Action circular buttons with good animation and with only 3 buttons-Start Here, View Leaderboard and Redeem Rewards to make user life simpler.</w:delText>
        </w:r>
      </w:del>
    </w:p>
    <w:p w14:paraId="6D5FA876" w14:textId="3C95F270" w:rsidR="004A494E" w:rsidRPr="00564640" w:rsidDel="004747AC" w:rsidRDefault="0097413F" w:rsidP="00564640">
      <w:pPr>
        <w:pStyle w:val="ListParagraph"/>
        <w:numPr>
          <w:ilvl w:val="0"/>
          <w:numId w:val="7"/>
        </w:numPr>
        <w:spacing w:line="360" w:lineRule="auto"/>
        <w:jc w:val="both"/>
        <w:rPr>
          <w:del w:id="132" w:author="Peter Jean Paul" w:date="2025-08-30T02:21:00Z" w16du:dateUtc="2025-08-30T01:21:00Z"/>
          <w:rFonts w:ascii="Times New Roman" w:hAnsi="Times New Roman" w:cs="Times New Roman"/>
        </w:rPr>
      </w:pPr>
      <w:del w:id="133" w:author="Peter Jean Paul" w:date="2025-08-30T02:21:00Z" w16du:dateUtc="2025-08-30T01:21:00Z">
        <w:r w:rsidRPr="00564640" w:rsidDel="004747AC">
          <w:rPr>
            <w:rFonts w:ascii="Times New Roman" w:hAnsi="Times New Roman" w:cs="Times New Roman"/>
          </w:rPr>
          <w:delText>Start Here</w:delText>
        </w:r>
        <w:r w:rsidR="004A494E" w:rsidRPr="00564640" w:rsidDel="004747AC">
          <w:rPr>
            <w:rFonts w:ascii="Times New Roman" w:hAnsi="Times New Roman" w:cs="Times New Roman"/>
          </w:rPr>
          <w:delText>: The user is given a list of all the available sustainability ac</w:delText>
        </w:r>
        <w:r w:rsidRPr="00564640" w:rsidDel="004747AC">
          <w:rPr>
            <w:rFonts w:ascii="Times New Roman" w:hAnsi="Times New Roman" w:cs="Times New Roman"/>
          </w:rPr>
          <w:delText>tivities(2 activities per category/action)</w:delText>
        </w:r>
        <w:r w:rsidR="004A494E" w:rsidRPr="00564640" w:rsidDel="004747AC">
          <w:rPr>
            <w:rFonts w:ascii="Times New Roman" w:hAnsi="Times New Roman" w:cs="Times New Roman"/>
          </w:rPr>
          <w:delText>.</w:delText>
        </w:r>
      </w:del>
    </w:p>
    <w:p w14:paraId="5AC7D9E8" w14:textId="4ECF6021" w:rsidR="004A494E" w:rsidRPr="00564640" w:rsidDel="004747AC" w:rsidRDefault="0097413F" w:rsidP="00564640">
      <w:pPr>
        <w:pStyle w:val="ListParagraph"/>
        <w:numPr>
          <w:ilvl w:val="0"/>
          <w:numId w:val="7"/>
        </w:numPr>
        <w:spacing w:line="360" w:lineRule="auto"/>
        <w:jc w:val="both"/>
        <w:rPr>
          <w:del w:id="134" w:author="Peter Jean Paul" w:date="2025-08-30T02:21:00Z" w16du:dateUtc="2025-08-30T01:21:00Z"/>
          <w:rFonts w:ascii="Times New Roman" w:hAnsi="Times New Roman" w:cs="Times New Roman"/>
        </w:rPr>
      </w:pPr>
      <w:del w:id="135" w:author="Peter Jean Paul" w:date="2025-08-30T02:21:00Z" w16du:dateUtc="2025-08-30T01:21:00Z">
        <w:r w:rsidRPr="00564640" w:rsidDel="004747AC">
          <w:rPr>
            <w:rFonts w:ascii="Times New Roman" w:hAnsi="Times New Roman" w:cs="Times New Roman"/>
          </w:rPr>
          <w:delText xml:space="preserve">View </w:delText>
        </w:r>
        <w:r w:rsidR="004A494E" w:rsidRPr="00564640" w:rsidDel="004747AC">
          <w:rPr>
            <w:rFonts w:ascii="Times New Roman" w:hAnsi="Times New Roman" w:cs="Times New Roman"/>
          </w:rPr>
          <w:delText xml:space="preserve">Leaderboard: Displays rankings of top-performing users </w:delText>
        </w:r>
        <w:r w:rsidRPr="00564640" w:rsidDel="004747AC">
          <w:rPr>
            <w:rFonts w:ascii="Times New Roman" w:hAnsi="Times New Roman" w:cs="Times New Roman"/>
          </w:rPr>
          <w:delText>with Rank</w:delText>
        </w:r>
        <w:r w:rsidR="00001085" w:rsidRPr="00564640" w:rsidDel="004747AC">
          <w:rPr>
            <w:rFonts w:ascii="Times New Roman" w:hAnsi="Times New Roman" w:cs="Times New Roman"/>
          </w:rPr>
          <w:delText>, Badge, Name, Email and points they earned in total</w:delText>
        </w:r>
        <w:r w:rsidR="004A494E" w:rsidRPr="00564640" w:rsidDel="004747AC">
          <w:rPr>
            <w:rFonts w:ascii="Times New Roman" w:hAnsi="Times New Roman" w:cs="Times New Roman"/>
          </w:rPr>
          <w:delText>.</w:delText>
        </w:r>
        <w:r w:rsidR="00001085" w:rsidRPr="00564640" w:rsidDel="004747AC">
          <w:rPr>
            <w:rFonts w:ascii="Times New Roman" w:hAnsi="Times New Roman" w:cs="Times New Roman"/>
          </w:rPr>
          <w:delText xml:space="preserve"> This page also have the Badge info which gives idea to users how they are consider as that particular badge holders.</w:delText>
        </w:r>
      </w:del>
    </w:p>
    <w:p w14:paraId="58C95FD5" w14:textId="33ED2454" w:rsidR="004A494E" w:rsidRPr="00564640" w:rsidDel="004747AC" w:rsidRDefault="004A494E" w:rsidP="00564640">
      <w:pPr>
        <w:pStyle w:val="ListParagraph"/>
        <w:numPr>
          <w:ilvl w:val="0"/>
          <w:numId w:val="7"/>
        </w:numPr>
        <w:spacing w:line="360" w:lineRule="auto"/>
        <w:jc w:val="both"/>
        <w:rPr>
          <w:del w:id="136" w:author="Peter Jean Paul" w:date="2025-08-30T02:21:00Z" w16du:dateUtc="2025-08-30T01:21:00Z"/>
          <w:rFonts w:ascii="Times New Roman" w:hAnsi="Times New Roman" w:cs="Times New Roman"/>
        </w:rPr>
      </w:pPr>
      <w:del w:id="137" w:author="Peter Jean Paul" w:date="2025-08-30T02:21:00Z" w16du:dateUtc="2025-08-30T01:21:00Z">
        <w:r w:rsidRPr="00564640" w:rsidDel="004747AC">
          <w:rPr>
            <w:rFonts w:ascii="Times New Roman" w:hAnsi="Times New Roman" w:cs="Times New Roman"/>
          </w:rPr>
          <w:delText>Rewards Page: This is a page that shows what one can get based on the number of</w:delText>
        </w:r>
        <w:r w:rsidR="00001085" w:rsidRPr="00564640" w:rsidDel="004747AC">
          <w:rPr>
            <w:rFonts w:ascii="Times New Roman" w:hAnsi="Times New Roman" w:cs="Times New Roman"/>
          </w:rPr>
          <w:delText xml:space="preserve"> activities they involved and the points they earned through it</w:delText>
        </w:r>
        <w:r w:rsidRPr="00564640" w:rsidDel="004747AC">
          <w:rPr>
            <w:rFonts w:ascii="Times New Roman" w:hAnsi="Times New Roman" w:cs="Times New Roman"/>
          </w:rPr>
          <w:delText>.</w:delText>
        </w:r>
        <w:r w:rsidR="00001085" w:rsidRPr="00564640" w:rsidDel="004747AC">
          <w:rPr>
            <w:rFonts w:ascii="Times New Roman" w:hAnsi="Times New Roman" w:cs="Times New Roman"/>
          </w:rPr>
          <w:delText xml:space="preserve"> Different rewards will be awarded for each activities.</w:delText>
        </w:r>
      </w:del>
    </w:p>
    <w:p w14:paraId="62E95199" w14:textId="6F0DE51B" w:rsidR="004A494E" w:rsidRPr="00564640" w:rsidDel="004747AC" w:rsidRDefault="004A494E" w:rsidP="00564640">
      <w:pPr>
        <w:pStyle w:val="ListParagraph"/>
        <w:numPr>
          <w:ilvl w:val="0"/>
          <w:numId w:val="7"/>
        </w:numPr>
        <w:spacing w:line="360" w:lineRule="auto"/>
        <w:jc w:val="both"/>
        <w:rPr>
          <w:del w:id="138" w:author="Peter Jean Paul" w:date="2025-08-30T02:21:00Z" w16du:dateUtc="2025-08-30T01:21:00Z"/>
          <w:rFonts w:ascii="Times New Roman" w:hAnsi="Times New Roman" w:cs="Times New Roman"/>
        </w:rPr>
      </w:pPr>
      <w:del w:id="139" w:author="Peter Jean Paul" w:date="2025-08-30T02:21:00Z" w16du:dateUtc="2025-08-30T01:21:00Z">
        <w:r w:rsidRPr="00564640" w:rsidDel="004747AC">
          <w:rPr>
            <w:rFonts w:ascii="Times New Roman" w:hAnsi="Times New Roman" w:cs="Times New Roman"/>
          </w:rPr>
          <w:delText>Profile: The user can view his/her profile and his/her achievements.</w:delText>
        </w:r>
      </w:del>
    </w:p>
    <w:p w14:paraId="31190FCD" w14:textId="77777777" w:rsidR="004747AC" w:rsidDel="008722D1" w:rsidRDefault="004747AC" w:rsidP="004A494E">
      <w:pPr>
        <w:spacing w:line="360" w:lineRule="auto"/>
        <w:jc w:val="both"/>
        <w:rPr>
          <w:ins w:id="140" w:author="Peter Jean Paul" w:date="2025-08-30T02:21:00Z" w16du:dateUtc="2025-08-30T01:21:00Z"/>
          <w:del w:id="141" w:author="VAMSI KRISHNA KANCHARAPU" w:date="2025-09-01T17:01:00Z" w16du:dateUtc="2025-09-01T16:01:00Z"/>
          <w:rFonts w:ascii="Times New Roman" w:hAnsi="Times New Roman" w:cs="Times New Roman"/>
          <w:b/>
          <w:bCs/>
        </w:rPr>
      </w:pPr>
    </w:p>
    <w:p w14:paraId="23867829" w14:textId="2AB65CF6" w:rsidR="004A494E" w:rsidRDefault="004A494E" w:rsidP="004A494E">
      <w:pPr>
        <w:spacing w:line="360" w:lineRule="auto"/>
        <w:jc w:val="both"/>
        <w:rPr>
          <w:rFonts w:ascii="Times New Roman" w:hAnsi="Times New Roman" w:cs="Times New Roman"/>
          <w:b/>
          <w:bCs/>
        </w:rPr>
      </w:pPr>
      <w:r w:rsidRPr="00564640">
        <w:rPr>
          <w:rFonts w:ascii="Times New Roman" w:hAnsi="Times New Roman" w:cs="Times New Roman"/>
          <w:b/>
          <w:bCs/>
        </w:rPr>
        <w:t>Admin Dashboard Features</w:t>
      </w:r>
      <w:del w:id="142" w:author="Peter Jean Paul" w:date="2025-08-30T02:21:00Z" w16du:dateUtc="2025-08-30T01:21:00Z">
        <w:r w:rsidR="00001085" w:rsidRPr="00564640" w:rsidDel="004747AC">
          <w:rPr>
            <w:rFonts w:ascii="Times New Roman" w:hAnsi="Times New Roman" w:cs="Times New Roman"/>
            <w:b/>
            <w:bCs/>
          </w:rPr>
          <w:delText>:</w:delText>
        </w:r>
      </w:del>
    </w:p>
    <w:p w14:paraId="4B6A4AB5" w14:textId="5663D4B4" w:rsidR="00001085" w:rsidRDefault="00001085" w:rsidP="00564640">
      <w:pPr>
        <w:spacing w:line="360" w:lineRule="auto"/>
        <w:jc w:val="both"/>
        <w:rPr>
          <w:ins w:id="143" w:author="Peter Jean Paul" w:date="2025-08-30T02:21:00Z" w16du:dateUtc="2025-08-30T01:21:00Z"/>
        </w:rPr>
      </w:pPr>
      <w:r>
        <w:t xml:space="preserve">The Admin Dashboard will allow managers, team leads, and sustainability officers to track company-wide progress on </w:t>
      </w:r>
      <w:r w:rsidR="00546A84">
        <w:t>SDG</w:t>
      </w:r>
      <w:r>
        <w:t xml:space="preserve"> goals, view detailed reports, and monitor employee participation.</w:t>
      </w:r>
    </w:p>
    <w:p w14:paraId="43156E81" w14:textId="0AB38385" w:rsidR="004747AC" w:rsidRPr="004747AC" w:rsidDel="008722D1" w:rsidRDefault="008722D1" w:rsidP="004747AC">
      <w:pPr>
        <w:spacing w:line="360" w:lineRule="auto"/>
        <w:rPr>
          <w:ins w:id="144" w:author="Peter Jean Paul" w:date="2025-08-30T02:21:00Z" w16du:dateUtc="2025-08-30T01:21:00Z"/>
          <w:del w:id="145" w:author="VAMSI KRISHNA KANCHARAPU" w:date="2025-09-01T17:00:00Z" w16du:dateUtc="2025-09-01T16:00:00Z"/>
          <w:rFonts w:ascii="Times New Roman" w:hAnsi="Times New Roman" w:cs="Times New Roman"/>
        </w:rPr>
      </w:pPr>
      <w:ins w:id="146" w:author="VAMSI KRISHNA KANCHARAPU" w:date="2025-09-01T17:00:00Z" w16du:dateUtc="2025-09-01T16:00:00Z">
        <w:r w:rsidRPr="008722D1">
          <w:drawing>
            <wp:inline distT="0" distB="0" distL="0" distR="0" wp14:anchorId="3BA2D1A7" wp14:editId="3BE2EDD8">
              <wp:extent cx="5943600" cy="3562350"/>
              <wp:effectExtent l="0" t="0" r="0" b="6350"/>
              <wp:docPr id="2077381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1336" name="Picture 1" descr="A screenshot of a computer&#10;&#10;AI-generated content may be incorrect."/>
                      <pic:cNvPicPr/>
                    </pic:nvPicPr>
                    <pic:blipFill>
                      <a:blip r:embed="rId11"/>
                      <a:stretch>
                        <a:fillRect/>
                      </a:stretch>
                    </pic:blipFill>
                    <pic:spPr>
                      <a:xfrm>
                        <a:off x="0" y="0"/>
                        <a:ext cx="5943600" cy="3562350"/>
                      </a:xfrm>
                      <a:prstGeom prst="rect">
                        <a:avLst/>
                      </a:prstGeom>
                    </pic:spPr>
                  </pic:pic>
                </a:graphicData>
              </a:graphic>
            </wp:inline>
          </w:drawing>
        </w:r>
        <w:r w:rsidRPr="008722D1" w:rsidDel="008722D1">
          <w:rPr>
            <w:highlight w:val="yellow"/>
          </w:rPr>
          <w:t xml:space="preserve"> </w:t>
        </w:r>
      </w:ins>
      <w:ins w:id="147" w:author="Peter Jean Paul" w:date="2025-08-30T02:21:00Z" w16du:dateUtc="2025-08-30T01:21:00Z">
        <w:del w:id="148" w:author="VAMSI KRISHNA KANCHARAPU" w:date="2025-09-01T17:00:00Z" w16du:dateUtc="2025-09-01T16:00:00Z">
          <w:r w:rsidR="004747AC" w:rsidRPr="00D25608" w:rsidDel="008722D1">
            <w:rPr>
              <w:highlight w:val="yellow"/>
            </w:rPr>
            <w:delText>[</w:delText>
          </w:r>
          <w:r w:rsidR="004747AC" w:rsidDel="008722D1">
            <w:rPr>
              <w:highlight w:val="yellow"/>
            </w:rPr>
            <w:delText>GIVE THE PICTURE OF THE ADMIN DASHBOARD</w:delText>
          </w:r>
        </w:del>
      </w:ins>
      <w:ins w:id="149" w:author="Peter Jean Paul" w:date="2025-08-30T02:52:00Z" w16du:dateUtc="2025-08-30T01:52:00Z">
        <w:del w:id="150" w:author="VAMSI KRISHNA KANCHARAPU" w:date="2025-09-01T17:00:00Z" w16du:dateUtc="2025-09-01T16:00:00Z">
          <w:r w:rsidR="00336E3D" w:rsidDel="008722D1">
            <w:rPr>
              <w:highlight w:val="yellow"/>
            </w:rPr>
            <w:delText xml:space="preserve"> and discuss briefly the features</w:delText>
          </w:r>
        </w:del>
      </w:ins>
      <w:ins w:id="151" w:author="Peter Jean Paul" w:date="2025-08-30T02:21:00Z" w16du:dateUtc="2025-08-30T01:21:00Z">
        <w:del w:id="152" w:author="VAMSI KRISHNA KANCHARAPU" w:date="2025-09-01T17:00:00Z" w16du:dateUtc="2025-09-01T16:00:00Z">
          <w:r w:rsidR="004747AC" w:rsidDel="008722D1">
            <w:rPr>
              <w:highlight w:val="yellow"/>
            </w:rPr>
            <w:delText>]</w:delText>
          </w:r>
          <w:r w:rsidR="004747AC" w:rsidRPr="00D25608" w:rsidDel="008722D1">
            <w:rPr>
              <w:highlight w:val="yellow"/>
            </w:rPr>
            <w:fldChar w:fldCharType="begin"/>
          </w:r>
          <w:r w:rsidR="004747AC" w:rsidRPr="00D25608" w:rsidDel="008722D1">
            <w:rPr>
              <w:highlight w:val="yellow"/>
            </w:rPr>
            <w:delInstrText xml:space="preserve"> INCLUDEPICTURE "https://documents.lucid.app/documents/50f0ed53-0dd4-427f-a807-a71ce3a5989d/pages/0_0?a=2728&amp;x=-507&amp;y=-515&amp;w=3177&amp;h=1190&amp;store=1&amp;accept=image%2F*&amp;auth=LCA%2021c6be4e9fdae0669e076a21293441b8684676606cf1a0ad4c72ab5a0d7dc5ed-ts%3D1756401648" \* MERGEFORMATINET </w:delInstrText>
          </w:r>
          <w:r w:rsidR="004747AC" w:rsidRPr="00D25608" w:rsidDel="008722D1">
            <w:rPr>
              <w:highlight w:val="yellow"/>
            </w:rPr>
            <w:fldChar w:fldCharType="separate"/>
          </w:r>
          <w:r w:rsidR="004747AC" w:rsidRPr="00D25608" w:rsidDel="008722D1">
            <w:rPr>
              <w:highlight w:val="yellow"/>
            </w:rPr>
            <w:fldChar w:fldCharType="end"/>
          </w:r>
        </w:del>
      </w:ins>
    </w:p>
    <w:p w14:paraId="1BCC83F1" w14:textId="77777777" w:rsidR="004747AC" w:rsidRPr="00564640" w:rsidRDefault="004747AC" w:rsidP="00564640">
      <w:pPr>
        <w:spacing w:line="360" w:lineRule="auto"/>
        <w:jc w:val="both"/>
        <w:rPr>
          <w:rFonts w:ascii="Times New Roman" w:hAnsi="Times New Roman" w:cs="Times New Roman"/>
          <w:b/>
          <w:bCs/>
        </w:rPr>
      </w:pPr>
    </w:p>
    <w:p w14:paraId="78BC8FD6" w14:textId="566A54CB" w:rsidR="004A494E" w:rsidRPr="00564640" w:rsidRDefault="004A494E" w:rsidP="00564640">
      <w:pPr>
        <w:pStyle w:val="ListParagraph"/>
        <w:numPr>
          <w:ilvl w:val="0"/>
          <w:numId w:val="6"/>
        </w:numPr>
        <w:spacing w:line="360" w:lineRule="auto"/>
        <w:jc w:val="both"/>
        <w:rPr>
          <w:rFonts w:ascii="Times New Roman" w:hAnsi="Times New Roman" w:cs="Times New Roman"/>
        </w:rPr>
      </w:pPr>
      <w:r w:rsidRPr="00564640">
        <w:rPr>
          <w:rFonts w:ascii="Times New Roman" w:hAnsi="Times New Roman" w:cs="Times New Roman"/>
        </w:rPr>
        <w:t xml:space="preserve">Dashboard Overview: Shows  SDG performance of the company at the company level  in the form of a </w:t>
      </w:r>
      <w:r w:rsidR="00546A84" w:rsidRPr="00564640">
        <w:rPr>
          <w:rFonts w:ascii="Times New Roman" w:hAnsi="Times New Roman" w:cs="Times New Roman"/>
        </w:rPr>
        <w:t>Pie Charts,</w:t>
      </w:r>
      <w:r w:rsidR="00546A84" w:rsidRPr="00546A84">
        <w:t xml:space="preserve"> </w:t>
      </w:r>
      <w:r w:rsidR="00546A84">
        <w:t>Horizontal Bar Chart and mini trends (Graphs)</w:t>
      </w:r>
      <w:r w:rsidRPr="00564640">
        <w:rPr>
          <w:rFonts w:ascii="Times New Roman" w:hAnsi="Times New Roman" w:cs="Times New Roman"/>
        </w:rPr>
        <w:t>.</w:t>
      </w:r>
    </w:p>
    <w:p w14:paraId="06A67C1C" w14:textId="7F6A32FD" w:rsidR="004A494E" w:rsidRPr="00564640" w:rsidRDefault="004A494E" w:rsidP="00564640">
      <w:pPr>
        <w:pStyle w:val="ListParagraph"/>
        <w:numPr>
          <w:ilvl w:val="0"/>
          <w:numId w:val="6"/>
        </w:numPr>
        <w:spacing w:line="360" w:lineRule="auto"/>
        <w:jc w:val="both"/>
        <w:rPr>
          <w:rFonts w:ascii="Times New Roman" w:hAnsi="Times New Roman" w:cs="Times New Roman"/>
        </w:rPr>
      </w:pPr>
      <w:r w:rsidRPr="00564640">
        <w:rPr>
          <w:rFonts w:ascii="Times New Roman" w:hAnsi="Times New Roman" w:cs="Times New Roman"/>
        </w:rPr>
        <w:t xml:space="preserve">Reports: Real-time performance reports and downloadable summaries in </w:t>
      </w:r>
      <w:r w:rsidR="00546A84" w:rsidRPr="00564640">
        <w:rPr>
          <w:rFonts w:ascii="Times New Roman" w:hAnsi="Times New Roman" w:cs="Times New Roman"/>
        </w:rPr>
        <w:t>word format.</w:t>
      </w:r>
    </w:p>
    <w:p w14:paraId="2E33DE2B" w14:textId="5BBFABBC" w:rsidR="004A494E" w:rsidRPr="00564640" w:rsidRDefault="004A494E" w:rsidP="00564640">
      <w:pPr>
        <w:pStyle w:val="ListParagraph"/>
        <w:numPr>
          <w:ilvl w:val="0"/>
          <w:numId w:val="6"/>
        </w:numPr>
        <w:spacing w:line="360" w:lineRule="auto"/>
        <w:jc w:val="both"/>
        <w:rPr>
          <w:rFonts w:ascii="Times New Roman" w:hAnsi="Times New Roman" w:cs="Times New Roman"/>
        </w:rPr>
      </w:pPr>
      <w:r w:rsidRPr="00564640">
        <w:rPr>
          <w:rFonts w:ascii="Times New Roman" w:hAnsi="Times New Roman" w:cs="Times New Roman"/>
        </w:rPr>
        <w:t xml:space="preserve">User Management: Admins can also view all the information of the </w:t>
      </w:r>
      <w:r w:rsidR="00546A84" w:rsidRPr="00564640">
        <w:rPr>
          <w:rFonts w:ascii="Times New Roman" w:hAnsi="Times New Roman" w:cs="Times New Roman"/>
        </w:rPr>
        <w:t xml:space="preserve">individual </w:t>
      </w:r>
      <w:r w:rsidRPr="00564640">
        <w:rPr>
          <w:rFonts w:ascii="Times New Roman" w:hAnsi="Times New Roman" w:cs="Times New Roman"/>
        </w:rPr>
        <w:t>users</w:t>
      </w:r>
      <w:r w:rsidR="00546A84" w:rsidRPr="00564640">
        <w:rPr>
          <w:rFonts w:ascii="Times New Roman" w:hAnsi="Times New Roman" w:cs="Times New Roman"/>
        </w:rPr>
        <w:t>.</w:t>
      </w:r>
    </w:p>
    <w:p w14:paraId="7D4D424D" w14:textId="1DB8E9C6" w:rsidR="004A494E" w:rsidRPr="004A494E" w:rsidDel="004747AC" w:rsidRDefault="008722D1" w:rsidP="00564640">
      <w:pPr>
        <w:spacing w:line="360" w:lineRule="auto"/>
        <w:jc w:val="both"/>
        <w:rPr>
          <w:del w:id="153" w:author="Peter Jean Paul" w:date="2025-08-30T02:22:00Z" w16du:dateUtc="2025-08-30T01:22:00Z"/>
          <w:rFonts w:ascii="Times New Roman" w:hAnsi="Times New Roman" w:cs="Times New Roman"/>
        </w:rPr>
      </w:pPr>
      <w:ins w:id="154" w:author="VAMSI KRISHNA KANCHARAPU" w:date="2025-09-01T17:01:00Z" w16du:dateUtc="2025-09-01T16:01:00Z">
        <w:r>
          <w:rPr>
            <w:rFonts w:ascii="Times New Roman" w:hAnsi="Times New Roman" w:cs="Times New Roman"/>
          </w:rPr>
          <w:t>Talk about features</w:t>
        </w:r>
      </w:ins>
      <w:del w:id="155" w:author="Peter Jean Paul" w:date="2025-08-30T02:22:00Z" w16du:dateUtc="2025-08-30T01:22:00Z">
        <w:r w:rsidR="004A494E" w:rsidRPr="004A494E" w:rsidDel="004747AC">
          <w:rPr>
            <w:rFonts w:ascii="Times New Roman" w:hAnsi="Times New Roman" w:cs="Times New Roman"/>
          </w:rPr>
          <w:delText>Development Workflow</w:delText>
        </w:r>
        <w:r w:rsidR="0029120B" w:rsidDel="004747AC">
          <w:rPr>
            <w:rFonts w:ascii="Times New Roman" w:hAnsi="Times New Roman" w:cs="Times New Roman"/>
          </w:rPr>
          <w:delText>:</w:delText>
        </w:r>
      </w:del>
    </w:p>
    <w:p w14:paraId="68E98B5A" w14:textId="11BB5390" w:rsidR="004A494E" w:rsidRPr="004A494E" w:rsidDel="004747AC" w:rsidRDefault="004A494E" w:rsidP="00564640">
      <w:pPr>
        <w:spacing w:line="360" w:lineRule="auto"/>
        <w:jc w:val="both"/>
        <w:rPr>
          <w:del w:id="156" w:author="Peter Jean Paul" w:date="2025-08-30T02:22:00Z" w16du:dateUtc="2025-08-30T01:22:00Z"/>
          <w:rFonts w:ascii="Times New Roman" w:hAnsi="Times New Roman" w:cs="Times New Roman"/>
        </w:rPr>
      </w:pPr>
      <w:del w:id="157" w:author="Peter Jean Paul" w:date="2025-08-30T02:22:00Z" w16du:dateUtc="2025-08-30T01:22:00Z">
        <w:r w:rsidRPr="004A494E" w:rsidDel="004747AC">
          <w:rPr>
            <w:rFonts w:ascii="Times New Roman" w:hAnsi="Times New Roman" w:cs="Times New Roman"/>
          </w:rPr>
          <w:delText xml:space="preserve">The architecture was derived based on a </w:delText>
        </w:r>
        <w:r w:rsidR="0029120B" w:rsidRPr="004A494E" w:rsidDel="004747AC">
          <w:rPr>
            <w:rFonts w:ascii="Times New Roman" w:hAnsi="Times New Roman" w:cs="Times New Roman"/>
          </w:rPr>
          <w:delText xml:space="preserve">SCRUM </w:delText>
        </w:r>
        <w:r w:rsidRPr="004A494E" w:rsidDel="004747AC">
          <w:rPr>
            <w:rFonts w:ascii="Times New Roman" w:hAnsi="Times New Roman" w:cs="Times New Roman"/>
          </w:rPr>
          <w:delText>process</w:delText>
        </w:r>
        <w:r w:rsidR="0029120B" w:rsidDel="004747AC">
          <w:rPr>
            <w:rFonts w:ascii="Times New Roman" w:hAnsi="Times New Roman" w:cs="Times New Roman"/>
          </w:rPr>
          <w:delText>:</w:delText>
        </w:r>
      </w:del>
    </w:p>
    <w:p w14:paraId="45FB0152" w14:textId="3189F84F" w:rsidR="0029120B" w:rsidDel="004747AC" w:rsidRDefault="004A494E" w:rsidP="0029120B">
      <w:pPr>
        <w:pStyle w:val="ListParagraph"/>
        <w:numPr>
          <w:ilvl w:val="0"/>
          <w:numId w:val="8"/>
        </w:numPr>
        <w:spacing w:line="360" w:lineRule="auto"/>
        <w:jc w:val="both"/>
        <w:rPr>
          <w:del w:id="158" w:author="Peter Jean Paul" w:date="2025-08-30T02:22:00Z" w16du:dateUtc="2025-08-30T01:22:00Z"/>
          <w:rFonts w:ascii="Times New Roman" w:hAnsi="Times New Roman" w:cs="Times New Roman"/>
        </w:rPr>
      </w:pPr>
      <w:del w:id="159" w:author="Peter Jean Paul" w:date="2025-08-30T02:22:00Z" w16du:dateUtc="2025-08-30T01:22:00Z">
        <w:r w:rsidRPr="00564640" w:rsidDel="004747AC">
          <w:rPr>
            <w:rFonts w:ascii="Times New Roman" w:hAnsi="Times New Roman" w:cs="Times New Roman"/>
          </w:rPr>
          <w:delText>The entire project was split into user side and the corporate side.</w:delText>
        </w:r>
      </w:del>
    </w:p>
    <w:p w14:paraId="1C5A3508" w14:textId="62D0F3E7" w:rsidR="004A494E" w:rsidRPr="00564640" w:rsidDel="004747AC" w:rsidRDefault="004A494E" w:rsidP="00564640">
      <w:pPr>
        <w:pStyle w:val="ListParagraph"/>
        <w:numPr>
          <w:ilvl w:val="0"/>
          <w:numId w:val="8"/>
        </w:numPr>
        <w:spacing w:line="360" w:lineRule="auto"/>
        <w:jc w:val="both"/>
        <w:rPr>
          <w:del w:id="160" w:author="Peter Jean Paul" w:date="2025-08-30T02:22:00Z" w16du:dateUtc="2025-08-30T01:22:00Z"/>
          <w:rFonts w:ascii="Times New Roman" w:hAnsi="Times New Roman" w:cs="Times New Roman"/>
        </w:rPr>
      </w:pPr>
      <w:del w:id="161" w:author="Peter Jean Paul" w:date="2025-08-30T02:22:00Z" w16du:dateUtc="2025-08-30T01:22:00Z">
        <w:r w:rsidRPr="00564640" w:rsidDel="004747AC">
          <w:rPr>
            <w:rFonts w:ascii="Times New Roman" w:hAnsi="Times New Roman" w:cs="Times New Roman"/>
          </w:rPr>
          <w:delText>It was broken down into the smaller portions in each page and drawn sprint-by-sprint on every side.</w:delText>
        </w:r>
      </w:del>
    </w:p>
    <w:p w14:paraId="669128A6" w14:textId="4193C90D" w:rsidR="004A494E" w:rsidRPr="00564640" w:rsidDel="004747AC" w:rsidRDefault="004A494E" w:rsidP="00564640">
      <w:pPr>
        <w:pStyle w:val="ListParagraph"/>
        <w:numPr>
          <w:ilvl w:val="0"/>
          <w:numId w:val="8"/>
        </w:numPr>
        <w:spacing w:line="360" w:lineRule="auto"/>
        <w:jc w:val="both"/>
        <w:rPr>
          <w:del w:id="162" w:author="Peter Jean Paul" w:date="2025-08-30T02:22:00Z" w16du:dateUtc="2025-08-30T01:22:00Z"/>
          <w:rFonts w:ascii="Times New Roman" w:hAnsi="Times New Roman" w:cs="Times New Roman"/>
        </w:rPr>
      </w:pPr>
      <w:del w:id="163" w:author="Peter Jean Paul" w:date="2025-08-30T02:22:00Z" w16du:dateUtc="2025-08-30T01:22:00Z">
        <w:r w:rsidRPr="00564640" w:rsidDel="004747AC">
          <w:rPr>
            <w:rFonts w:ascii="Times New Roman" w:hAnsi="Times New Roman" w:cs="Times New Roman"/>
          </w:rPr>
          <w:delText>Weekly meetings with the professor</w:delText>
        </w:r>
        <w:r w:rsidR="0029120B" w:rsidDel="004747AC">
          <w:rPr>
            <w:rFonts w:ascii="Times New Roman" w:hAnsi="Times New Roman" w:cs="Times New Roman"/>
          </w:rPr>
          <w:delText xml:space="preserve"> and app developer</w:delText>
        </w:r>
        <w:r w:rsidRPr="00564640" w:rsidDel="004747AC">
          <w:rPr>
            <w:rFonts w:ascii="Times New Roman" w:hAnsi="Times New Roman" w:cs="Times New Roman"/>
          </w:rPr>
          <w:delText xml:space="preserve"> were organized to keep track of the progress and rectify.</w:delText>
        </w:r>
      </w:del>
    </w:p>
    <w:p w14:paraId="21865632" w14:textId="33603A28" w:rsidR="004A494E" w:rsidRPr="00564640" w:rsidDel="004747AC" w:rsidRDefault="004A494E" w:rsidP="00564640">
      <w:pPr>
        <w:pStyle w:val="ListParagraph"/>
        <w:numPr>
          <w:ilvl w:val="0"/>
          <w:numId w:val="8"/>
        </w:numPr>
        <w:spacing w:line="360" w:lineRule="auto"/>
        <w:jc w:val="both"/>
        <w:rPr>
          <w:del w:id="164" w:author="Peter Jean Paul" w:date="2025-08-30T02:22:00Z" w16du:dateUtc="2025-08-30T01:22:00Z"/>
          <w:rFonts w:ascii="Times New Roman" w:hAnsi="Times New Roman" w:cs="Times New Roman"/>
        </w:rPr>
      </w:pPr>
      <w:del w:id="165" w:author="Peter Jean Paul" w:date="2025-08-30T02:22:00Z" w16du:dateUtc="2025-08-30T01:22:00Z">
        <w:r w:rsidRPr="00564640" w:rsidDel="004747AC">
          <w:rPr>
            <w:rFonts w:ascii="Times New Roman" w:hAnsi="Times New Roman" w:cs="Times New Roman"/>
          </w:rPr>
          <w:delText>Changes including: were guided by the many tests and feedback (user comments) by the users like sample students.</w:delText>
        </w:r>
      </w:del>
    </w:p>
    <w:p w14:paraId="1B14B41D" w14:textId="60B9FA58" w:rsidR="004A494E" w:rsidRPr="00564640" w:rsidDel="004747AC" w:rsidRDefault="004A494E" w:rsidP="00564640">
      <w:pPr>
        <w:pStyle w:val="ListParagraph"/>
        <w:numPr>
          <w:ilvl w:val="4"/>
          <w:numId w:val="13"/>
        </w:numPr>
        <w:spacing w:line="360" w:lineRule="auto"/>
        <w:jc w:val="both"/>
        <w:rPr>
          <w:del w:id="166" w:author="Peter Jean Paul" w:date="2025-08-30T02:22:00Z" w16du:dateUtc="2025-08-30T01:22:00Z"/>
          <w:rFonts w:ascii="Times New Roman" w:hAnsi="Times New Roman" w:cs="Times New Roman"/>
        </w:rPr>
      </w:pPr>
      <w:del w:id="167" w:author="Peter Jean Paul" w:date="2025-08-30T02:22:00Z" w16du:dateUtc="2025-08-30T01:22:00Z">
        <w:r w:rsidRPr="00564640" w:rsidDel="004747AC">
          <w:rPr>
            <w:rFonts w:ascii="Times New Roman" w:hAnsi="Times New Roman" w:cs="Times New Roman"/>
          </w:rPr>
          <w:delText>Elimination of the conventional navigation bar.</w:delText>
        </w:r>
      </w:del>
    </w:p>
    <w:p w14:paraId="5356904A" w14:textId="1699E55B" w:rsidR="004A494E" w:rsidRPr="00564640" w:rsidDel="004747AC" w:rsidRDefault="004A494E" w:rsidP="00564640">
      <w:pPr>
        <w:pStyle w:val="ListParagraph"/>
        <w:numPr>
          <w:ilvl w:val="4"/>
          <w:numId w:val="13"/>
        </w:numPr>
        <w:spacing w:line="360" w:lineRule="auto"/>
        <w:jc w:val="both"/>
        <w:rPr>
          <w:del w:id="168" w:author="Peter Jean Paul" w:date="2025-08-30T02:22:00Z" w16du:dateUtc="2025-08-30T01:22:00Z"/>
          <w:rFonts w:ascii="Times New Roman" w:hAnsi="Times New Roman" w:cs="Times New Roman"/>
        </w:rPr>
      </w:pPr>
      <w:del w:id="169" w:author="Peter Jean Paul" w:date="2025-08-30T02:22:00Z" w16du:dateUtc="2025-08-30T01:22:00Z">
        <w:r w:rsidRPr="00564640" w:rsidDel="004747AC">
          <w:rPr>
            <w:rFonts w:ascii="Times New Roman" w:hAnsi="Times New Roman" w:cs="Times New Roman"/>
          </w:rPr>
          <w:delText>To facilitate ease of navigation, an inclusion of one Start Here button.</w:delText>
        </w:r>
      </w:del>
    </w:p>
    <w:p w14:paraId="4BC11CD7" w14:textId="00BECA15" w:rsidR="004A494E" w:rsidRPr="00564640" w:rsidDel="004747AC" w:rsidRDefault="004A494E" w:rsidP="00564640">
      <w:pPr>
        <w:pStyle w:val="ListParagraph"/>
        <w:numPr>
          <w:ilvl w:val="4"/>
          <w:numId w:val="13"/>
        </w:numPr>
        <w:spacing w:line="360" w:lineRule="auto"/>
        <w:jc w:val="both"/>
        <w:rPr>
          <w:del w:id="170" w:author="Peter Jean Paul" w:date="2025-08-30T02:22:00Z" w16du:dateUtc="2025-08-30T01:22:00Z"/>
          <w:rFonts w:ascii="Times New Roman" w:hAnsi="Times New Roman" w:cs="Times New Roman"/>
        </w:rPr>
      </w:pPr>
      <w:del w:id="171" w:author="Peter Jean Paul" w:date="2025-08-30T02:22:00Z" w16du:dateUtc="2025-08-30T01:22:00Z">
        <w:r w:rsidRPr="00564640" w:rsidDel="004747AC">
          <w:rPr>
            <w:rFonts w:ascii="Times New Roman" w:hAnsi="Times New Roman" w:cs="Times New Roman"/>
          </w:rPr>
          <w:delText>A suggestion to use a smiley voice to introduce and AI-</w:delText>
        </w:r>
        <w:r w:rsidR="0029120B" w:rsidDel="004747AC">
          <w:rPr>
            <w:rFonts w:ascii="Times New Roman" w:hAnsi="Times New Roman" w:cs="Times New Roman"/>
          </w:rPr>
          <w:delText>based</w:delText>
        </w:r>
        <w:r w:rsidRPr="00564640" w:rsidDel="004747AC">
          <w:rPr>
            <w:rFonts w:ascii="Times New Roman" w:hAnsi="Times New Roman" w:cs="Times New Roman"/>
          </w:rPr>
          <w:delText xml:space="preserve"> activity </w:delText>
        </w:r>
        <w:r w:rsidR="0029120B" w:rsidDel="004747AC">
          <w:rPr>
            <w:rFonts w:ascii="Times New Roman" w:hAnsi="Times New Roman" w:cs="Times New Roman"/>
          </w:rPr>
          <w:delText>recommendations</w:delText>
        </w:r>
        <w:r w:rsidRPr="00564640" w:rsidDel="004747AC">
          <w:rPr>
            <w:rFonts w:ascii="Times New Roman" w:hAnsi="Times New Roman" w:cs="Times New Roman"/>
          </w:rPr>
          <w:delText>.</w:delText>
        </w:r>
      </w:del>
    </w:p>
    <w:p w14:paraId="2D00CE65" w14:textId="325B40CD" w:rsidR="0036202E" w:rsidDel="004747AC" w:rsidRDefault="0036202E" w:rsidP="0029120B">
      <w:pPr>
        <w:spacing w:line="360" w:lineRule="auto"/>
        <w:jc w:val="both"/>
        <w:rPr>
          <w:del w:id="172" w:author="Peter Jean Paul" w:date="2025-08-30T02:22:00Z" w16du:dateUtc="2025-08-30T01:22:00Z"/>
          <w:rFonts w:ascii="Times New Roman" w:hAnsi="Times New Roman" w:cs="Times New Roman"/>
        </w:rPr>
      </w:pPr>
    </w:p>
    <w:p w14:paraId="0416AC31" w14:textId="71D1C2A6" w:rsidR="0036202E" w:rsidDel="004747AC" w:rsidRDefault="0036202E" w:rsidP="0029120B">
      <w:pPr>
        <w:spacing w:line="360" w:lineRule="auto"/>
        <w:jc w:val="both"/>
        <w:rPr>
          <w:del w:id="173" w:author="Peter Jean Paul" w:date="2025-08-30T02:22:00Z" w16du:dateUtc="2025-08-30T01:22:00Z"/>
          <w:rFonts w:ascii="Times New Roman" w:hAnsi="Times New Roman" w:cs="Times New Roman"/>
        </w:rPr>
      </w:pPr>
    </w:p>
    <w:p w14:paraId="19EB8F67" w14:textId="0FC486CD" w:rsidR="004A494E" w:rsidRPr="004A494E" w:rsidDel="004747AC" w:rsidRDefault="004A494E" w:rsidP="00564640">
      <w:pPr>
        <w:spacing w:line="360" w:lineRule="auto"/>
        <w:jc w:val="both"/>
        <w:rPr>
          <w:del w:id="174" w:author="Peter Jean Paul" w:date="2025-08-30T02:22:00Z" w16du:dateUtc="2025-08-30T01:22:00Z"/>
          <w:rFonts w:ascii="Times New Roman" w:hAnsi="Times New Roman" w:cs="Times New Roman"/>
        </w:rPr>
      </w:pPr>
      <w:del w:id="175" w:author="Peter Jean Paul" w:date="2025-08-30T02:22:00Z" w16du:dateUtc="2025-08-30T01:22:00Z">
        <w:r w:rsidRPr="004A494E" w:rsidDel="004747AC">
          <w:rPr>
            <w:rFonts w:ascii="Times New Roman" w:hAnsi="Times New Roman" w:cs="Times New Roman"/>
          </w:rPr>
          <w:delText>Design Evolution</w:delText>
        </w:r>
      </w:del>
    </w:p>
    <w:p w14:paraId="14B4C6F8" w14:textId="609B13D9" w:rsidR="004A494E" w:rsidRPr="00564640" w:rsidDel="004747AC" w:rsidRDefault="004A494E" w:rsidP="00564640">
      <w:pPr>
        <w:pStyle w:val="ListParagraph"/>
        <w:numPr>
          <w:ilvl w:val="0"/>
          <w:numId w:val="5"/>
        </w:numPr>
        <w:spacing w:line="360" w:lineRule="auto"/>
        <w:jc w:val="both"/>
        <w:rPr>
          <w:del w:id="176" w:author="Peter Jean Paul" w:date="2025-08-30T02:22:00Z" w16du:dateUtc="2025-08-30T01:22:00Z"/>
          <w:rFonts w:ascii="Times New Roman" w:hAnsi="Times New Roman" w:cs="Times New Roman"/>
        </w:rPr>
      </w:pPr>
      <w:del w:id="177" w:author="Peter Jean Paul" w:date="2025-08-30T02:22:00Z" w16du:dateUtc="2025-08-30T01:22:00Z">
        <w:r w:rsidRPr="00564640" w:rsidDel="004747AC">
          <w:rPr>
            <w:rFonts w:ascii="Times New Roman" w:hAnsi="Times New Roman" w:cs="Times New Roman"/>
          </w:rPr>
          <w:delText>The first designs were created in low-fidelity paper sketches (of the order of 15 pages).</w:delText>
        </w:r>
      </w:del>
    </w:p>
    <w:p w14:paraId="586D0C35" w14:textId="59068630" w:rsidR="004A494E" w:rsidRPr="00564640" w:rsidDel="004747AC" w:rsidRDefault="004A494E" w:rsidP="00564640">
      <w:pPr>
        <w:pStyle w:val="ListParagraph"/>
        <w:numPr>
          <w:ilvl w:val="0"/>
          <w:numId w:val="5"/>
        </w:numPr>
        <w:spacing w:line="360" w:lineRule="auto"/>
        <w:jc w:val="both"/>
        <w:rPr>
          <w:del w:id="178" w:author="Peter Jean Paul" w:date="2025-08-30T02:22:00Z" w16du:dateUtc="2025-08-30T01:22:00Z"/>
          <w:rFonts w:ascii="Times New Roman" w:hAnsi="Times New Roman" w:cs="Times New Roman"/>
        </w:rPr>
      </w:pPr>
      <w:del w:id="179" w:author="Peter Jean Paul" w:date="2025-08-30T02:22:00Z" w16du:dateUtc="2025-08-30T01:22:00Z">
        <w:r w:rsidRPr="00564640" w:rsidDel="004747AC">
          <w:rPr>
            <w:rFonts w:ascii="Times New Roman" w:hAnsi="Times New Roman" w:cs="Times New Roman"/>
          </w:rPr>
          <w:delText xml:space="preserve">They have been built as high-fidelity mockups in Figma and layout tools like </w:delText>
        </w:r>
        <w:r w:rsidR="003F572A" w:rsidRPr="003F572A" w:rsidDel="004747AC">
          <w:rPr>
            <w:rFonts w:ascii="Times New Roman" w:hAnsi="Times New Roman" w:cs="Times New Roman"/>
          </w:rPr>
          <w:delText>Lucid chart</w:delText>
        </w:r>
        <w:r w:rsidRPr="00564640" w:rsidDel="004747AC">
          <w:rPr>
            <w:rFonts w:ascii="Times New Roman" w:hAnsi="Times New Roman" w:cs="Times New Roman"/>
          </w:rPr>
          <w:delText>.</w:delText>
        </w:r>
      </w:del>
    </w:p>
    <w:p w14:paraId="309E2CE4" w14:textId="1FDFFE7F" w:rsidR="004A494E" w:rsidRPr="00564640" w:rsidDel="004747AC" w:rsidRDefault="004A494E" w:rsidP="00564640">
      <w:pPr>
        <w:pStyle w:val="ListParagraph"/>
        <w:numPr>
          <w:ilvl w:val="0"/>
          <w:numId w:val="5"/>
        </w:numPr>
        <w:spacing w:line="360" w:lineRule="auto"/>
        <w:jc w:val="both"/>
        <w:rPr>
          <w:del w:id="180" w:author="Peter Jean Paul" w:date="2025-08-30T02:22:00Z" w16du:dateUtc="2025-08-30T01:22:00Z"/>
          <w:rFonts w:ascii="Times New Roman" w:hAnsi="Times New Roman" w:cs="Times New Roman"/>
        </w:rPr>
      </w:pPr>
      <w:del w:id="181" w:author="Peter Jean Paul" w:date="2025-08-30T02:22:00Z" w16du:dateUtc="2025-08-30T01:22:00Z">
        <w:r w:rsidRPr="00564640" w:rsidDel="004747AC">
          <w:rPr>
            <w:rFonts w:ascii="Times New Roman" w:hAnsi="Times New Roman" w:cs="Times New Roman"/>
          </w:rPr>
          <w:delText>Feedback was responded to in the process of test use and when a review of the design was being undertaken.</w:delText>
        </w:r>
      </w:del>
    </w:p>
    <w:p w14:paraId="7291B150" w14:textId="6F331371" w:rsidR="004A494E" w:rsidRPr="004A494E" w:rsidDel="004747AC" w:rsidRDefault="004A494E" w:rsidP="004A494E">
      <w:pPr>
        <w:spacing w:line="360" w:lineRule="auto"/>
        <w:jc w:val="both"/>
        <w:rPr>
          <w:del w:id="182" w:author="Peter Jean Paul" w:date="2025-08-30T02:22:00Z" w16du:dateUtc="2025-08-30T01:22:00Z"/>
          <w:rFonts w:ascii="Times New Roman" w:hAnsi="Times New Roman" w:cs="Times New Roman"/>
        </w:rPr>
      </w:pPr>
    </w:p>
    <w:p w14:paraId="10B50029" w14:textId="77777777" w:rsidR="001077AE" w:rsidRPr="00564640" w:rsidRDefault="001077AE" w:rsidP="00564640"/>
    <w:p w14:paraId="69F74FA5" w14:textId="10FE40D3" w:rsidR="00E969C6" w:rsidRDefault="00E969C6" w:rsidP="00626CBF">
      <w:pPr>
        <w:pStyle w:val="Heading2"/>
        <w:rPr>
          <w:ins w:id="183" w:author="Peter Jean Paul" w:date="2025-08-30T02:37:00Z" w16du:dateUtc="2025-08-30T01:37:00Z"/>
          <w:lang w:val="en-GB"/>
        </w:rPr>
      </w:pPr>
    </w:p>
    <w:p w14:paraId="0071087F" w14:textId="7E81847E" w:rsidR="00FA4007" w:rsidRDefault="00FA4007" w:rsidP="00A27A09">
      <w:pPr>
        <w:pStyle w:val="Heading1"/>
        <w:rPr>
          <w:ins w:id="184" w:author="VAMSI KRISHNA KANCHARAPU" w:date="2025-09-01T17:28:00Z" w16du:dateUtc="2025-09-01T16:28:00Z"/>
        </w:rPr>
      </w:pPr>
      <w:ins w:id="185" w:author="Peter Jean Paul" w:date="2025-08-30T02:38:00Z" w16du:dateUtc="2025-08-30T01:38:00Z">
        <w:r w:rsidRPr="00A27A09">
          <w:t>6.2</w:t>
        </w:r>
      </w:ins>
      <w:ins w:id="186" w:author="Peter Jean Paul" w:date="2025-08-30T02:37:00Z" w16du:dateUtc="2025-08-30T01:37:00Z">
        <w:r w:rsidRPr="00A27A09">
          <w:t xml:space="preserve"> </w:t>
        </w:r>
      </w:ins>
      <w:ins w:id="187" w:author="Peter Jean Paul" w:date="2025-08-30T02:46:00Z" w16du:dateUtc="2025-08-30T01:46:00Z">
        <w:r w:rsidR="00DB30EE" w:rsidRPr="00A27A09">
          <w:t xml:space="preserve">Special </w:t>
        </w:r>
      </w:ins>
      <w:ins w:id="188" w:author="Peter Jean Paul" w:date="2025-08-30T02:37:00Z" w16du:dateUtc="2025-08-30T01:37:00Z">
        <w:r w:rsidRPr="00A27A09">
          <w:t xml:space="preserve">System Functionality </w:t>
        </w:r>
      </w:ins>
      <w:ins w:id="189" w:author="Peter Jean Paul" w:date="2025-08-30T02:46:00Z" w16du:dateUtc="2025-08-30T01:46:00Z">
        <w:r w:rsidR="00237952" w:rsidRPr="00A27A09">
          <w:t>Features</w:t>
        </w:r>
      </w:ins>
      <w:ins w:id="190" w:author="Peter Jean Paul" w:date="2025-08-30T02:50:00Z" w16du:dateUtc="2025-08-30T01:50:00Z">
        <w:r w:rsidR="00934B93" w:rsidRPr="00A27A09">
          <w:t xml:space="preserve"> for Users</w:t>
        </w:r>
      </w:ins>
    </w:p>
    <w:p w14:paraId="4B37F66B" w14:textId="77777777" w:rsidR="00A27A09" w:rsidRPr="00A27A09" w:rsidRDefault="00A27A09" w:rsidP="00A27A09">
      <w:pPr>
        <w:rPr>
          <w:ins w:id="191" w:author="Peter Jean Paul" w:date="2025-08-30T02:37:00Z" w16du:dateUtc="2025-08-30T01:37:00Z"/>
        </w:rPr>
        <w:pPrChange w:id="192" w:author="VAMSI KRISHNA KANCHARAPU" w:date="2025-09-01T17:29:00Z" w16du:dateUtc="2025-09-01T16:29:00Z">
          <w:pPr>
            <w:pStyle w:val="Heading1"/>
          </w:pPr>
        </w:pPrChange>
      </w:pPr>
    </w:p>
    <w:p w14:paraId="0B5FA9D6" w14:textId="77777777" w:rsidR="00FA4007" w:rsidRPr="00A27A09" w:rsidRDefault="00FA4007" w:rsidP="00A27A09">
      <w:pPr>
        <w:rPr>
          <w:ins w:id="193" w:author="Peter Jean Paul" w:date="2025-08-30T02:37:00Z" w16du:dateUtc="2025-08-30T01:37:00Z"/>
          <w:rFonts w:ascii="Times New Roman" w:hAnsi="Times New Roman" w:cs="Times New Roman"/>
          <w:rPrChange w:id="194" w:author="VAMSI KRISHNA KANCHARAPU" w:date="2025-09-01T17:27:00Z" w16du:dateUtc="2025-09-01T16:27:00Z">
            <w:rPr>
              <w:ins w:id="195" w:author="Peter Jean Paul" w:date="2025-08-30T02:37:00Z" w16du:dateUtc="2025-08-30T01:37:00Z"/>
              <w:rFonts w:eastAsiaTheme="minorHAnsi"/>
            </w:rPr>
          </w:rPrChange>
        </w:rPr>
        <w:pPrChange w:id="196" w:author="VAMSI KRISHNA KANCHARAPU" w:date="2025-09-01T17:29:00Z" w16du:dateUtc="2025-09-01T16:29:00Z">
          <w:pPr>
            <w:pStyle w:val="Heading2"/>
          </w:pPr>
        </w:pPrChange>
      </w:pPr>
      <w:ins w:id="197" w:author="Peter Jean Paul" w:date="2025-08-30T02:37:00Z" w16du:dateUtc="2025-08-30T01:37:00Z">
        <w:r w:rsidRPr="00A27A09">
          <w:rPr>
            <w:rFonts w:ascii="Times New Roman" w:hAnsi="Times New Roman" w:cs="Times New Roman"/>
            <w:rPrChange w:id="198" w:author="VAMSI KRISHNA KANCHARAPU" w:date="2025-09-01T17:27:00Z" w16du:dateUtc="2025-09-01T16:27:00Z">
              <w:rPr>
                <w:rFonts w:eastAsiaTheme="minorHAnsi"/>
              </w:rPr>
            </w:rPrChange>
          </w:rPr>
          <w:t>The website has five unique functional features that are important to encourage user interaction. These are:</w:t>
        </w:r>
      </w:ins>
    </w:p>
    <w:p w14:paraId="700324F9" w14:textId="7D67A6E0" w:rsidR="00FA4007" w:rsidRPr="00A27A09" w:rsidRDefault="00A27A09" w:rsidP="00A27A09">
      <w:pPr>
        <w:rPr>
          <w:ins w:id="199" w:author="Peter Jean Paul" w:date="2025-08-30T02:37:00Z" w16du:dateUtc="2025-08-30T01:37:00Z"/>
          <w:rFonts w:ascii="Times New Roman" w:hAnsi="Times New Roman" w:cs="Times New Roman"/>
          <w:rPrChange w:id="200" w:author="VAMSI KRISHNA KANCHARAPU" w:date="2025-09-01T17:27:00Z" w16du:dateUtc="2025-09-01T16:27:00Z">
            <w:rPr>
              <w:ins w:id="201" w:author="Peter Jean Paul" w:date="2025-08-30T02:37:00Z" w16du:dateUtc="2025-08-30T01:37:00Z"/>
              <w:rFonts w:eastAsiaTheme="minorHAnsi"/>
            </w:rPr>
          </w:rPrChange>
        </w:rPr>
        <w:pPrChange w:id="202" w:author="VAMSI KRISHNA KANCHARAPU" w:date="2025-09-01T17:29:00Z" w16du:dateUtc="2025-09-01T16:29:00Z">
          <w:pPr>
            <w:pStyle w:val="Heading2"/>
            <w:numPr>
              <w:numId w:val="29"/>
            </w:numPr>
            <w:ind w:left="720" w:hanging="360"/>
          </w:pPr>
        </w:pPrChange>
      </w:pPr>
      <w:ins w:id="203" w:author="VAMSI KRISHNA KANCHARAPU" w:date="2025-09-01T17:27:00Z" w16du:dateUtc="2025-09-01T16:27:00Z">
        <w:r w:rsidRPr="00A27A09">
          <w:rPr>
            <w:rFonts w:ascii="Times New Roman" w:hAnsi="Times New Roman" w:cs="Times New Roman"/>
            <w:rPrChange w:id="204" w:author="VAMSI KRISHNA KANCHARAPU" w:date="2025-09-01T17:27:00Z" w16du:dateUtc="2025-09-01T16:27:00Z">
              <w:rPr/>
            </w:rPrChange>
          </w:rPr>
          <w:t xml:space="preserve">1. </w:t>
        </w:r>
      </w:ins>
      <w:ins w:id="205" w:author="Peter Jean Paul" w:date="2025-08-30T02:37:00Z" w16du:dateUtc="2025-08-30T01:37:00Z">
        <w:r w:rsidR="00FA4007" w:rsidRPr="00A27A09">
          <w:rPr>
            <w:rFonts w:ascii="Times New Roman" w:hAnsi="Times New Roman" w:cs="Times New Roman"/>
            <w:rPrChange w:id="206" w:author="VAMSI KRISHNA KANCHARAPU" w:date="2025-09-01T17:27:00Z" w16du:dateUtc="2025-09-01T16:27:00Z">
              <w:rPr>
                <w:rFonts w:eastAsiaTheme="minorHAnsi"/>
              </w:rPr>
            </w:rPrChange>
          </w:rPr>
          <w:t>Authentication for security and privacy</w:t>
        </w:r>
      </w:ins>
    </w:p>
    <w:p w14:paraId="43AE4C92" w14:textId="48057F23" w:rsidR="00FA4007" w:rsidRPr="00A27A09" w:rsidRDefault="00A27A09" w:rsidP="00A27A09">
      <w:pPr>
        <w:rPr>
          <w:ins w:id="207" w:author="Peter Jean Paul" w:date="2025-08-30T02:37:00Z" w16du:dateUtc="2025-08-30T01:37:00Z"/>
          <w:rFonts w:ascii="Times New Roman" w:hAnsi="Times New Roman" w:cs="Times New Roman"/>
          <w:rPrChange w:id="208" w:author="VAMSI KRISHNA KANCHARAPU" w:date="2025-09-01T17:27:00Z" w16du:dateUtc="2025-09-01T16:27:00Z">
            <w:rPr>
              <w:ins w:id="209" w:author="Peter Jean Paul" w:date="2025-08-30T02:37:00Z" w16du:dateUtc="2025-08-30T01:37:00Z"/>
              <w:rFonts w:eastAsiaTheme="minorHAnsi"/>
            </w:rPr>
          </w:rPrChange>
        </w:rPr>
        <w:pPrChange w:id="210" w:author="VAMSI KRISHNA KANCHARAPU" w:date="2025-09-01T17:29:00Z" w16du:dateUtc="2025-09-01T16:29:00Z">
          <w:pPr>
            <w:pStyle w:val="Heading2"/>
            <w:numPr>
              <w:numId w:val="29"/>
            </w:numPr>
            <w:ind w:left="720" w:hanging="360"/>
            <w:jc w:val="both"/>
          </w:pPr>
        </w:pPrChange>
      </w:pPr>
      <w:ins w:id="211" w:author="VAMSI KRISHNA KANCHARAPU" w:date="2025-09-01T17:27:00Z" w16du:dateUtc="2025-09-01T16:27:00Z">
        <w:r w:rsidRPr="00A27A09">
          <w:rPr>
            <w:rFonts w:ascii="Times New Roman" w:hAnsi="Times New Roman" w:cs="Times New Roman"/>
            <w:rPrChange w:id="212" w:author="VAMSI KRISHNA KANCHARAPU" w:date="2025-09-01T17:27:00Z" w16du:dateUtc="2025-09-01T16:27:00Z">
              <w:rPr/>
            </w:rPrChange>
          </w:rPr>
          <w:t xml:space="preserve">2. </w:t>
        </w:r>
      </w:ins>
      <w:ins w:id="213" w:author="Peter Jean Paul" w:date="2025-08-30T02:37:00Z" w16du:dateUtc="2025-08-30T01:37:00Z">
        <w:r w:rsidR="00FA4007" w:rsidRPr="00A27A09">
          <w:rPr>
            <w:rFonts w:ascii="Times New Roman" w:hAnsi="Times New Roman" w:cs="Times New Roman"/>
            <w:rPrChange w:id="214" w:author="VAMSI KRISHNA KANCHARAPU" w:date="2025-09-01T17:27:00Z" w16du:dateUtc="2025-09-01T16:27:00Z">
              <w:rPr>
                <w:rFonts w:eastAsiaTheme="minorHAnsi"/>
              </w:rPr>
            </w:rPrChange>
          </w:rPr>
          <w:t>User Data Storage</w:t>
        </w:r>
      </w:ins>
    </w:p>
    <w:p w14:paraId="10BC52AF" w14:textId="60A5D3A6" w:rsidR="00FA4007" w:rsidRPr="00A27A09" w:rsidRDefault="00A27A09" w:rsidP="00A27A09">
      <w:pPr>
        <w:rPr>
          <w:ins w:id="215" w:author="Peter Jean Paul" w:date="2025-08-30T02:37:00Z" w16du:dateUtc="2025-08-30T01:37:00Z"/>
          <w:rFonts w:ascii="Times New Roman" w:hAnsi="Times New Roman" w:cs="Times New Roman"/>
          <w:rPrChange w:id="216" w:author="VAMSI KRISHNA KANCHARAPU" w:date="2025-09-01T17:27:00Z" w16du:dateUtc="2025-09-01T16:27:00Z">
            <w:rPr>
              <w:ins w:id="217" w:author="Peter Jean Paul" w:date="2025-08-30T02:37:00Z" w16du:dateUtc="2025-08-30T01:37:00Z"/>
              <w:rFonts w:eastAsiaTheme="minorHAnsi"/>
            </w:rPr>
          </w:rPrChange>
        </w:rPr>
        <w:pPrChange w:id="218" w:author="VAMSI KRISHNA KANCHARAPU" w:date="2025-09-01T17:29:00Z" w16du:dateUtc="2025-09-01T16:29:00Z">
          <w:pPr>
            <w:pStyle w:val="Heading2"/>
            <w:numPr>
              <w:numId w:val="29"/>
            </w:numPr>
            <w:ind w:left="720" w:hanging="360"/>
          </w:pPr>
        </w:pPrChange>
      </w:pPr>
      <w:ins w:id="219" w:author="VAMSI KRISHNA KANCHARAPU" w:date="2025-09-01T17:27:00Z" w16du:dateUtc="2025-09-01T16:27:00Z">
        <w:r w:rsidRPr="00A27A09">
          <w:rPr>
            <w:rFonts w:ascii="Times New Roman" w:hAnsi="Times New Roman" w:cs="Times New Roman"/>
            <w:rPrChange w:id="220" w:author="VAMSI KRISHNA KANCHARAPU" w:date="2025-09-01T17:27:00Z" w16du:dateUtc="2025-09-01T16:27:00Z">
              <w:rPr/>
            </w:rPrChange>
          </w:rPr>
          <w:t xml:space="preserve">3. </w:t>
        </w:r>
      </w:ins>
      <w:ins w:id="221" w:author="Peter Jean Paul" w:date="2025-08-30T02:37:00Z" w16du:dateUtc="2025-08-30T01:37:00Z">
        <w:r w:rsidR="00FA4007" w:rsidRPr="00A27A09">
          <w:rPr>
            <w:rFonts w:ascii="Times New Roman" w:hAnsi="Times New Roman" w:cs="Times New Roman"/>
            <w:rPrChange w:id="222" w:author="VAMSI KRISHNA KANCHARAPU" w:date="2025-09-01T17:27:00Z" w16du:dateUtc="2025-09-01T16:27:00Z">
              <w:rPr>
                <w:rFonts w:eastAsiaTheme="minorHAnsi"/>
              </w:rPr>
            </w:rPrChange>
          </w:rPr>
          <w:t>Donation System</w:t>
        </w:r>
      </w:ins>
    </w:p>
    <w:p w14:paraId="23BCCEA8" w14:textId="5803B62C" w:rsidR="00FA4007" w:rsidRPr="00A27A09" w:rsidRDefault="00A27A09" w:rsidP="00A27A09">
      <w:pPr>
        <w:rPr>
          <w:ins w:id="223" w:author="Peter Jean Paul" w:date="2025-08-30T02:37:00Z" w16du:dateUtc="2025-08-30T01:37:00Z"/>
          <w:rFonts w:ascii="Times New Roman" w:hAnsi="Times New Roman" w:cs="Times New Roman"/>
          <w:rPrChange w:id="224" w:author="VAMSI KRISHNA KANCHARAPU" w:date="2025-09-01T17:27:00Z" w16du:dateUtc="2025-09-01T16:27:00Z">
            <w:rPr>
              <w:ins w:id="225" w:author="Peter Jean Paul" w:date="2025-08-30T02:37:00Z" w16du:dateUtc="2025-08-30T01:37:00Z"/>
              <w:rFonts w:eastAsiaTheme="minorHAnsi"/>
            </w:rPr>
          </w:rPrChange>
        </w:rPr>
        <w:pPrChange w:id="226" w:author="VAMSI KRISHNA KANCHARAPU" w:date="2025-09-01T17:29:00Z" w16du:dateUtc="2025-09-01T16:29:00Z">
          <w:pPr>
            <w:pStyle w:val="Heading2"/>
            <w:numPr>
              <w:numId w:val="29"/>
            </w:numPr>
            <w:ind w:left="720" w:hanging="360"/>
          </w:pPr>
        </w:pPrChange>
      </w:pPr>
      <w:ins w:id="227" w:author="VAMSI KRISHNA KANCHARAPU" w:date="2025-09-01T17:27:00Z" w16du:dateUtc="2025-09-01T16:27:00Z">
        <w:r w:rsidRPr="00A27A09">
          <w:rPr>
            <w:rFonts w:ascii="Times New Roman" w:hAnsi="Times New Roman" w:cs="Times New Roman"/>
            <w:rPrChange w:id="228" w:author="VAMSI KRISHNA KANCHARAPU" w:date="2025-09-01T17:27:00Z" w16du:dateUtc="2025-09-01T16:27:00Z">
              <w:rPr/>
            </w:rPrChange>
          </w:rPr>
          <w:t xml:space="preserve">4. </w:t>
        </w:r>
      </w:ins>
      <w:ins w:id="229" w:author="Peter Jean Paul" w:date="2025-08-30T02:37:00Z" w16du:dateUtc="2025-08-30T01:37:00Z">
        <w:r w:rsidR="00FA4007" w:rsidRPr="00A27A09">
          <w:rPr>
            <w:rFonts w:ascii="Times New Roman" w:hAnsi="Times New Roman" w:cs="Times New Roman"/>
            <w:rPrChange w:id="230" w:author="VAMSI KRISHNA KANCHARAPU" w:date="2025-09-01T17:27:00Z" w16du:dateUtc="2025-09-01T16:27:00Z">
              <w:rPr>
                <w:rFonts w:eastAsiaTheme="minorHAnsi"/>
              </w:rPr>
            </w:rPrChange>
          </w:rPr>
          <w:t>Q-Learning AI Recommendation System</w:t>
        </w:r>
      </w:ins>
    </w:p>
    <w:p w14:paraId="1D50B6A9" w14:textId="38DD9A83" w:rsidR="00FA4007" w:rsidRPr="00A27A09" w:rsidRDefault="00A27A09" w:rsidP="00A27A09">
      <w:pPr>
        <w:rPr>
          <w:ins w:id="231" w:author="Peter Jean Paul" w:date="2025-08-30T02:37:00Z" w16du:dateUtc="2025-08-30T01:37:00Z"/>
          <w:rFonts w:ascii="Times New Roman" w:hAnsi="Times New Roman" w:cs="Times New Roman"/>
        </w:rPr>
        <w:pPrChange w:id="232" w:author="VAMSI KRISHNA KANCHARAPU" w:date="2025-09-01T17:29:00Z" w16du:dateUtc="2025-09-01T16:29:00Z">
          <w:pPr>
            <w:pStyle w:val="ListParagraph"/>
            <w:numPr>
              <w:numId w:val="29"/>
            </w:numPr>
            <w:ind w:hanging="360"/>
          </w:pPr>
        </w:pPrChange>
      </w:pPr>
      <w:ins w:id="233" w:author="VAMSI KRISHNA KANCHARAPU" w:date="2025-09-01T17:27:00Z" w16du:dateUtc="2025-09-01T16:27:00Z">
        <w:r w:rsidRPr="00A27A09">
          <w:rPr>
            <w:rFonts w:ascii="Times New Roman" w:hAnsi="Times New Roman" w:cs="Times New Roman"/>
          </w:rPr>
          <w:t xml:space="preserve">5. </w:t>
        </w:r>
      </w:ins>
      <w:ins w:id="234" w:author="Peter Jean Paul" w:date="2025-08-30T02:37:00Z" w16du:dateUtc="2025-08-30T01:37:00Z">
        <w:r w:rsidR="00FA4007" w:rsidRPr="00A27A09">
          <w:rPr>
            <w:rFonts w:ascii="Times New Roman" w:hAnsi="Times New Roman" w:cs="Times New Roman"/>
          </w:rPr>
          <w:t>AI Avatar</w:t>
        </w:r>
      </w:ins>
    </w:p>
    <w:p w14:paraId="3C7C2AA4" w14:textId="77777777" w:rsidR="00FA4007" w:rsidRPr="00A7140E" w:rsidRDefault="00FA4007" w:rsidP="00FA4007">
      <w:pPr>
        <w:rPr>
          <w:ins w:id="235" w:author="Peter Jean Paul" w:date="2025-08-30T02:37:00Z" w16du:dateUtc="2025-08-30T01:37:00Z"/>
          <w:lang w:val="en-GB"/>
        </w:rPr>
      </w:pPr>
    </w:p>
    <w:p w14:paraId="027CA6BB" w14:textId="5B90EB1B" w:rsidR="00FA4007" w:rsidRDefault="00FA4007" w:rsidP="00A27A09">
      <w:pPr>
        <w:pStyle w:val="Heading3"/>
        <w:rPr>
          <w:ins w:id="236" w:author="Peter Jean Paul" w:date="2025-08-30T02:37:00Z" w16du:dateUtc="2025-08-30T01:37:00Z"/>
        </w:rPr>
        <w:pPrChange w:id="237" w:author="VAMSI KRISHNA KANCHARAPU" w:date="2025-09-01T17:26:00Z" w16du:dateUtc="2025-09-01T16:26:00Z">
          <w:pPr>
            <w:pStyle w:val="Heading2"/>
          </w:pPr>
        </w:pPrChange>
      </w:pPr>
      <w:ins w:id="238" w:author="Peter Jean Paul" w:date="2025-08-30T02:39:00Z" w16du:dateUtc="2025-08-30T01:39:00Z">
        <w:r>
          <w:t>6.2.1</w:t>
        </w:r>
      </w:ins>
      <w:ins w:id="239" w:author="Peter Jean Paul" w:date="2025-08-30T02:37:00Z" w16du:dateUtc="2025-08-30T01:37:00Z">
        <w:r>
          <w:t xml:space="preserve"> Authentication for security and privacy</w:t>
        </w:r>
      </w:ins>
    </w:p>
    <w:p w14:paraId="0314FC8C" w14:textId="77777777" w:rsidR="00FA4007" w:rsidRPr="007B05E3" w:rsidRDefault="00FA4007" w:rsidP="00FA4007">
      <w:pPr>
        <w:spacing w:line="360" w:lineRule="auto"/>
        <w:jc w:val="both"/>
        <w:rPr>
          <w:ins w:id="240" w:author="Peter Jean Paul" w:date="2025-08-30T02:37:00Z" w16du:dateUtc="2025-08-30T01:37:00Z"/>
          <w:rFonts w:ascii="Times New Roman" w:hAnsi="Times New Roman" w:cs="Times New Roman"/>
        </w:rPr>
      </w:pPr>
      <w:ins w:id="241" w:author="Peter Jean Paul" w:date="2025-08-30T02:37:00Z" w16du:dateUtc="2025-08-30T01:37:00Z">
        <w:r w:rsidRPr="007B05E3">
          <w:rPr>
            <w:rFonts w:ascii="Times New Roman" w:hAnsi="Times New Roman" w:cs="Times New Roman"/>
          </w:rPr>
          <w:t>Authentication refers to the process of verifying who a user is and subsequently granting him access to a system. A safe authentication system was developed in this project with Supabase Authentication and JWT (JSON Web Tokens) to manage the sessions.</w:t>
        </w:r>
        <w:r>
          <w:rPr>
            <w:rFonts w:ascii="Times New Roman" w:hAnsi="Times New Roman" w:cs="Times New Roman"/>
          </w:rPr>
          <w:t xml:space="preserve"> </w:t>
        </w:r>
        <w:r w:rsidRPr="007B05E3">
          <w:rPr>
            <w:rFonts w:ascii="Times New Roman" w:hAnsi="Times New Roman" w:cs="Times New Roman"/>
          </w:rPr>
          <w:t>Users make an account using a username and a password. To provide more security, the password is hashed and then stored in the database that is, it is stored in a scrambled format which cannot be undone to save user credentials even when the database is retrieved.</w:t>
        </w:r>
        <w:r>
          <w:rPr>
            <w:rFonts w:ascii="Times New Roman" w:hAnsi="Times New Roman" w:cs="Times New Roman"/>
          </w:rPr>
          <w:t xml:space="preserve"> </w:t>
        </w:r>
        <w:r w:rsidRPr="007B05E3">
          <w:rPr>
            <w:rFonts w:ascii="Times New Roman" w:hAnsi="Times New Roman" w:cs="Times New Roman"/>
          </w:rPr>
          <w:t>There are two types of users:</w:t>
        </w:r>
      </w:ins>
    </w:p>
    <w:p w14:paraId="57294B92" w14:textId="77777777" w:rsidR="00FA4007" w:rsidRPr="007B05E3" w:rsidRDefault="00FA4007" w:rsidP="00FA4007">
      <w:pPr>
        <w:pStyle w:val="ListParagraph"/>
        <w:numPr>
          <w:ilvl w:val="0"/>
          <w:numId w:val="15"/>
        </w:numPr>
        <w:spacing w:line="360" w:lineRule="auto"/>
        <w:jc w:val="both"/>
        <w:rPr>
          <w:ins w:id="242" w:author="Peter Jean Paul" w:date="2025-08-30T02:37:00Z" w16du:dateUtc="2025-08-30T01:37:00Z"/>
          <w:rFonts w:ascii="Times New Roman" w:hAnsi="Times New Roman" w:cs="Times New Roman"/>
        </w:rPr>
      </w:pPr>
      <w:ins w:id="243" w:author="Peter Jean Paul" w:date="2025-08-30T02:37:00Z" w16du:dateUtc="2025-08-30T01:37:00Z">
        <w:r w:rsidRPr="007B05E3">
          <w:rPr>
            <w:rFonts w:ascii="Times New Roman" w:hAnsi="Times New Roman" w:cs="Times New Roman"/>
          </w:rPr>
          <w:t>The regular users are allowed to register freely with their email and password.</w:t>
        </w:r>
      </w:ins>
    </w:p>
    <w:p w14:paraId="6645002A" w14:textId="77777777" w:rsidR="00FA4007" w:rsidRPr="007B05E3" w:rsidRDefault="00FA4007" w:rsidP="00FA4007">
      <w:pPr>
        <w:pStyle w:val="ListParagraph"/>
        <w:numPr>
          <w:ilvl w:val="0"/>
          <w:numId w:val="15"/>
        </w:numPr>
        <w:spacing w:line="360" w:lineRule="auto"/>
        <w:jc w:val="both"/>
        <w:rPr>
          <w:ins w:id="244" w:author="Peter Jean Paul" w:date="2025-08-30T02:37:00Z" w16du:dateUtc="2025-08-30T01:37:00Z"/>
          <w:rFonts w:ascii="Times New Roman" w:hAnsi="Times New Roman" w:cs="Times New Roman"/>
        </w:rPr>
      </w:pPr>
      <w:ins w:id="245" w:author="Peter Jean Paul" w:date="2025-08-30T02:37:00Z" w16du:dateUtc="2025-08-30T01:37:00Z">
        <w:r w:rsidRPr="007B05E3">
          <w:rPr>
            <w:rFonts w:ascii="Times New Roman" w:hAnsi="Times New Roman" w:cs="Times New Roman"/>
          </w:rPr>
          <w:t>Organizations can use a distinct Organization ID to access</w:t>
        </w:r>
        <w:r>
          <w:rPr>
            <w:rFonts w:ascii="Times New Roman" w:hAnsi="Times New Roman" w:cs="Times New Roman"/>
          </w:rPr>
          <w:t xml:space="preserve"> site</w:t>
        </w:r>
        <w:r w:rsidRPr="007B05E3">
          <w:rPr>
            <w:rFonts w:ascii="Times New Roman" w:hAnsi="Times New Roman" w:cs="Times New Roman"/>
          </w:rPr>
          <w:t>. The system administrators only issue this ID to known groups</w:t>
        </w:r>
        <w:r>
          <w:rPr>
            <w:rFonts w:ascii="Times New Roman" w:hAnsi="Times New Roman" w:cs="Times New Roman"/>
          </w:rPr>
          <w:t xml:space="preserve"> that are </w:t>
        </w:r>
        <w:r w:rsidRPr="007B05E3">
          <w:rPr>
            <w:rFonts w:ascii="Times New Roman" w:hAnsi="Times New Roman" w:cs="Times New Roman"/>
          </w:rPr>
          <w:t>officially registered.</w:t>
        </w:r>
      </w:ins>
    </w:p>
    <w:p w14:paraId="0024458C" w14:textId="77777777" w:rsidR="00FA4007" w:rsidRPr="007B05E3" w:rsidRDefault="00FA4007" w:rsidP="00FA4007">
      <w:pPr>
        <w:spacing w:line="360" w:lineRule="auto"/>
        <w:jc w:val="both"/>
        <w:rPr>
          <w:ins w:id="246" w:author="Peter Jean Paul" w:date="2025-08-30T02:37:00Z" w16du:dateUtc="2025-08-30T01:37:00Z"/>
          <w:rFonts w:ascii="Times New Roman" w:hAnsi="Times New Roman" w:cs="Times New Roman"/>
        </w:rPr>
      </w:pPr>
      <w:ins w:id="247" w:author="Peter Jean Paul" w:date="2025-08-30T02:37:00Z" w16du:dateUtc="2025-08-30T01:37:00Z">
        <w:r w:rsidRPr="007B05E3">
          <w:rPr>
            <w:rFonts w:ascii="Times New Roman" w:hAnsi="Times New Roman" w:cs="Times New Roman"/>
          </w:rPr>
          <w:t>Although there was no implementation of traditional session mechanism (such as log out timer), after the user logs in, the system will remember the session of a user even between page loads, and therefore a user is not automatically logged out even when navigating or refreshing the page.</w:t>
        </w:r>
      </w:ins>
    </w:p>
    <w:p w14:paraId="0A8CA9C2" w14:textId="77777777" w:rsidR="00FA4007" w:rsidRPr="007B05E3" w:rsidRDefault="00FA4007" w:rsidP="00FA4007">
      <w:pPr>
        <w:spacing w:line="360" w:lineRule="auto"/>
        <w:jc w:val="both"/>
        <w:rPr>
          <w:ins w:id="248" w:author="Peter Jean Paul" w:date="2025-08-30T02:37:00Z" w16du:dateUtc="2025-08-30T01:37:00Z"/>
          <w:rFonts w:ascii="Times New Roman" w:hAnsi="Times New Roman" w:cs="Times New Roman"/>
        </w:rPr>
      </w:pPr>
      <w:ins w:id="249" w:author="Peter Jean Paul" w:date="2025-08-30T02:37:00Z" w16du:dateUtc="2025-08-30T01:37:00Z">
        <w:r w:rsidRPr="007B05E3">
          <w:rPr>
            <w:rFonts w:ascii="Times New Roman" w:hAnsi="Times New Roman" w:cs="Times New Roman"/>
          </w:rPr>
          <w:t>This method ensures that:</w:t>
        </w:r>
      </w:ins>
    </w:p>
    <w:p w14:paraId="51593D29" w14:textId="77777777" w:rsidR="00FA4007" w:rsidRPr="007B05E3" w:rsidRDefault="00FA4007" w:rsidP="00FA4007">
      <w:pPr>
        <w:pStyle w:val="ListParagraph"/>
        <w:numPr>
          <w:ilvl w:val="0"/>
          <w:numId w:val="16"/>
        </w:numPr>
        <w:spacing w:line="360" w:lineRule="auto"/>
        <w:jc w:val="both"/>
        <w:rPr>
          <w:ins w:id="250" w:author="Peter Jean Paul" w:date="2025-08-30T02:37:00Z" w16du:dateUtc="2025-08-30T01:37:00Z"/>
          <w:rFonts w:ascii="Times New Roman" w:hAnsi="Times New Roman" w:cs="Times New Roman"/>
        </w:rPr>
      </w:pPr>
      <w:ins w:id="251" w:author="Peter Jean Paul" w:date="2025-08-30T02:37:00Z" w16du:dateUtc="2025-08-30T01:37:00Z">
        <w:r w:rsidRPr="007B05E3">
          <w:rPr>
            <w:rFonts w:ascii="Times New Roman" w:hAnsi="Times New Roman" w:cs="Times New Roman"/>
          </w:rPr>
          <w:t>Identities of users are authenticated.</w:t>
        </w:r>
      </w:ins>
    </w:p>
    <w:p w14:paraId="678C3343" w14:textId="77777777" w:rsidR="00FA4007" w:rsidRPr="007B05E3" w:rsidRDefault="00FA4007" w:rsidP="00FA4007">
      <w:pPr>
        <w:pStyle w:val="ListParagraph"/>
        <w:numPr>
          <w:ilvl w:val="0"/>
          <w:numId w:val="16"/>
        </w:numPr>
        <w:spacing w:line="360" w:lineRule="auto"/>
        <w:jc w:val="both"/>
        <w:rPr>
          <w:ins w:id="252" w:author="Peter Jean Paul" w:date="2025-08-30T02:37:00Z" w16du:dateUtc="2025-08-30T01:37:00Z"/>
          <w:rFonts w:ascii="Times New Roman" w:hAnsi="Times New Roman" w:cs="Times New Roman"/>
        </w:rPr>
      </w:pPr>
      <w:ins w:id="253" w:author="Peter Jean Paul" w:date="2025-08-30T02:37:00Z" w16du:dateUtc="2025-08-30T01:37:00Z">
        <w:r w:rsidRPr="007B05E3">
          <w:rPr>
            <w:rFonts w:ascii="Times New Roman" w:hAnsi="Times New Roman" w:cs="Times New Roman"/>
          </w:rPr>
          <w:t>Sensitive data is protected.</w:t>
        </w:r>
      </w:ins>
    </w:p>
    <w:p w14:paraId="0897790B" w14:textId="77777777" w:rsidR="00FA4007" w:rsidRDefault="00FA4007" w:rsidP="00FA4007">
      <w:pPr>
        <w:pStyle w:val="ListParagraph"/>
        <w:numPr>
          <w:ilvl w:val="0"/>
          <w:numId w:val="16"/>
        </w:numPr>
        <w:spacing w:line="360" w:lineRule="auto"/>
        <w:jc w:val="both"/>
        <w:rPr>
          <w:ins w:id="254" w:author="Peter Jean Paul" w:date="2025-08-30T02:37:00Z" w16du:dateUtc="2025-08-30T01:37:00Z"/>
          <w:rFonts w:ascii="Times New Roman" w:hAnsi="Times New Roman" w:cs="Times New Roman"/>
        </w:rPr>
      </w:pPr>
      <w:ins w:id="255" w:author="Peter Jean Paul" w:date="2025-08-30T02:37:00Z" w16du:dateUtc="2025-08-30T01:37:00Z">
        <w:r w:rsidRPr="007B05E3">
          <w:rPr>
            <w:rFonts w:ascii="Times New Roman" w:hAnsi="Times New Roman" w:cs="Times New Roman"/>
          </w:rPr>
          <w:lastRenderedPageBreak/>
          <w:t>Only authorized users (e.g., verified organizations) can access certain features.</w:t>
        </w:r>
      </w:ins>
    </w:p>
    <w:p w14:paraId="7F0C34DF" w14:textId="1EA8CC99" w:rsidR="00A27A09" w:rsidRPr="00A27A09" w:rsidRDefault="00FA4007" w:rsidP="00A27A09">
      <w:pPr>
        <w:pStyle w:val="Heading3"/>
        <w:rPr>
          <w:ins w:id="256" w:author="Peter Jean Paul" w:date="2025-08-30T02:37:00Z" w16du:dateUtc="2025-08-30T01:37:00Z"/>
        </w:rPr>
        <w:pPrChange w:id="257" w:author="VAMSI KRISHNA KANCHARAPU" w:date="2025-09-01T17:28:00Z" w16du:dateUtc="2025-09-01T16:28:00Z">
          <w:pPr>
            <w:pStyle w:val="Heading2"/>
            <w:jc w:val="both"/>
          </w:pPr>
        </w:pPrChange>
      </w:pPr>
      <w:ins w:id="258" w:author="Peter Jean Paul" w:date="2025-08-30T02:39:00Z" w16du:dateUtc="2025-08-30T01:39:00Z">
        <w:r>
          <w:t>6.2.2</w:t>
        </w:r>
      </w:ins>
      <w:ins w:id="259" w:author="Peter Jean Paul" w:date="2025-08-30T02:37:00Z" w16du:dateUtc="2025-08-30T01:37:00Z">
        <w:r>
          <w:t xml:space="preserve"> User Data Storage</w:t>
        </w:r>
      </w:ins>
    </w:p>
    <w:p w14:paraId="6D0D2FC3" w14:textId="77777777" w:rsidR="00FA4007" w:rsidRPr="007B05E3" w:rsidRDefault="00FA4007" w:rsidP="00FA4007">
      <w:pPr>
        <w:spacing w:line="360" w:lineRule="auto"/>
        <w:jc w:val="both"/>
        <w:rPr>
          <w:ins w:id="260" w:author="Peter Jean Paul" w:date="2025-08-30T02:37:00Z" w16du:dateUtc="2025-08-30T01:37:00Z"/>
          <w:rFonts w:ascii="Times New Roman" w:hAnsi="Times New Roman" w:cs="Times New Roman"/>
        </w:rPr>
      </w:pPr>
      <w:ins w:id="261" w:author="Peter Jean Paul" w:date="2025-08-30T02:37:00Z" w16du:dateUtc="2025-08-30T01:37:00Z">
        <w:r w:rsidRPr="007B05E3">
          <w:rPr>
            <w:rFonts w:ascii="Times New Roman" w:hAnsi="Times New Roman" w:cs="Times New Roman"/>
          </w:rPr>
          <w:t xml:space="preserve">Once a user is logged in successfully, the system </w:t>
        </w:r>
        <w:r>
          <w:rPr>
            <w:rFonts w:ascii="Times New Roman" w:hAnsi="Times New Roman" w:cs="Times New Roman"/>
          </w:rPr>
          <w:t>will</w:t>
        </w:r>
        <w:r w:rsidRPr="007B05E3">
          <w:rPr>
            <w:rFonts w:ascii="Times New Roman" w:hAnsi="Times New Roman" w:cs="Times New Roman"/>
          </w:rPr>
          <w:t xml:space="preserve"> monitor the activity and progress of the user. This is carried out by saving user information in the </w:t>
        </w:r>
        <w:proofErr w:type="gramStart"/>
        <w:r w:rsidRPr="007B05E3">
          <w:rPr>
            <w:rFonts w:ascii="Times New Roman" w:hAnsi="Times New Roman" w:cs="Times New Roman"/>
          </w:rPr>
          <w:t>back</w:t>
        </w:r>
        <w:r>
          <w:rPr>
            <w:rFonts w:ascii="Times New Roman" w:hAnsi="Times New Roman" w:cs="Times New Roman"/>
          </w:rPr>
          <w:t>-</w:t>
        </w:r>
        <w:r w:rsidRPr="007B05E3">
          <w:rPr>
            <w:rFonts w:ascii="Times New Roman" w:hAnsi="Times New Roman" w:cs="Times New Roman"/>
          </w:rPr>
          <w:t>end</w:t>
        </w:r>
        <w:proofErr w:type="gramEnd"/>
        <w:r w:rsidRPr="007B05E3">
          <w:rPr>
            <w:rFonts w:ascii="Times New Roman" w:hAnsi="Times New Roman" w:cs="Times New Roman"/>
          </w:rPr>
          <w:t>.</w:t>
        </w:r>
        <w:r>
          <w:rPr>
            <w:rFonts w:ascii="Times New Roman" w:hAnsi="Times New Roman" w:cs="Times New Roman"/>
          </w:rPr>
          <w:t xml:space="preserve"> </w:t>
        </w:r>
        <w:r w:rsidRPr="007B05E3">
          <w:rPr>
            <w:rFonts w:ascii="Times New Roman" w:hAnsi="Times New Roman" w:cs="Times New Roman"/>
          </w:rPr>
          <w:t>Each user has the following information saved:</w:t>
        </w:r>
      </w:ins>
    </w:p>
    <w:p w14:paraId="2DEE3903" w14:textId="77777777" w:rsidR="00FA4007" w:rsidRPr="007B05E3" w:rsidRDefault="00FA4007" w:rsidP="00FA4007">
      <w:pPr>
        <w:pStyle w:val="ListParagraph"/>
        <w:numPr>
          <w:ilvl w:val="0"/>
          <w:numId w:val="17"/>
        </w:numPr>
        <w:spacing w:line="360" w:lineRule="auto"/>
        <w:jc w:val="both"/>
        <w:rPr>
          <w:ins w:id="262" w:author="Peter Jean Paul" w:date="2025-08-30T02:37:00Z" w16du:dateUtc="2025-08-30T01:37:00Z"/>
          <w:rFonts w:ascii="Times New Roman" w:hAnsi="Times New Roman" w:cs="Times New Roman"/>
        </w:rPr>
      </w:pPr>
      <w:ins w:id="263" w:author="Peter Jean Paul" w:date="2025-08-30T02:37:00Z" w16du:dateUtc="2025-08-30T01:37:00Z">
        <w:r w:rsidRPr="007B05E3">
          <w:rPr>
            <w:rFonts w:ascii="Times New Roman" w:hAnsi="Times New Roman" w:cs="Times New Roman"/>
          </w:rPr>
          <w:t>Name and email address</w:t>
        </w:r>
      </w:ins>
    </w:p>
    <w:p w14:paraId="270DF498" w14:textId="77777777" w:rsidR="00FA4007" w:rsidRPr="007B05E3" w:rsidRDefault="00FA4007" w:rsidP="00FA4007">
      <w:pPr>
        <w:pStyle w:val="ListParagraph"/>
        <w:numPr>
          <w:ilvl w:val="0"/>
          <w:numId w:val="17"/>
        </w:numPr>
        <w:spacing w:line="360" w:lineRule="auto"/>
        <w:jc w:val="both"/>
        <w:rPr>
          <w:ins w:id="264" w:author="Peter Jean Paul" w:date="2025-08-30T02:37:00Z" w16du:dateUtc="2025-08-30T01:37:00Z"/>
          <w:rFonts w:ascii="Times New Roman" w:hAnsi="Times New Roman" w:cs="Times New Roman"/>
        </w:rPr>
      </w:pPr>
      <w:ins w:id="265" w:author="Peter Jean Paul" w:date="2025-08-30T02:37:00Z" w16du:dateUtc="2025-08-30T01:37:00Z">
        <w:r w:rsidRPr="007B05E3">
          <w:rPr>
            <w:rFonts w:ascii="Times New Roman" w:hAnsi="Times New Roman" w:cs="Times New Roman"/>
          </w:rPr>
          <w:t>Hashed password (to be secure)</w:t>
        </w:r>
      </w:ins>
    </w:p>
    <w:p w14:paraId="5D6D3027" w14:textId="77777777" w:rsidR="00FA4007" w:rsidRPr="007B05E3" w:rsidRDefault="00FA4007" w:rsidP="00FA4007">
      <w:pPr>
        <w:pStyle w:val="ListParagraph"/>
        <w:numPr>
          <w:ilvl w:val="0"/>
          <w:numId w:val="17"/>
        </w:numPr>
        <w:spacing w:line="360" w:lineRule="auto"/>
        <w:jc w:val="both"/>
        <w:rPr>
          <w:ins w:id="266" w:author="Peter Jean Paul" w:date="2025-08-30T02:37:00Z" w16du:dateUtc="2025-08-30T01:37:00Z"/>
          <w:rFonts w:ascii="Times New Roman" w:hAnsi="Times New Roman" w:cs="Times New Roman"/>
        </w:rPr>
      </w:pPr>
      <w:ins w:id="267" w:author="Peter Jean Paul" w:date="2025-08-30T02:37:00Z" w16du:dateUtc="2025-08-30T01:37:00Z">
        <w:r w:rsidRPr="007B05E3">
          <w:rPr>
            <w:rFonts w:ascii="Times New Roman" w:hAnsi="Times New Roman" w:cs="Times New Roman"/>
          </w:rPr>
          <w:t>Points earned</w:t>
        </w:r>
      </w:ins>
    </w:p>
    <w:p w14:paraId="40DD2634" w14:textId="77777777" w:rsidR="00FA4007" w:rsidRPr="007B05E3" w:rsidRDefault="00FA4007" w:rsidP="00FA4007">
      <w:pPr>
        <w:pStyle w:val="ListParagraph"/>
        <w:numPr>
          <w:ilvl w:val="0"/>
          <w:numId w:val="17"/>
        </w:numPr>
        <w:spacing w:line="360" w:lineRule="auto"/>
        <w:jc w:val="both"/>
        <w:rPr>
          <w:ins w:id="268" w:author="Peter Jean Paul" w:date="2025-08-30T02:37:00Z" w16du:dateUtc="2025-08-30T01:37:00Z"/>
          <w:rFonts w:ascii="Times New Roman" w:hAnsi="Times New Roman" w:cs="Times New Roman"/>
        </w:rPr>
      </w:pPr>
      <w:ins w:id="269" w:author="Peter Jean Paul" w:date="2025-08-30T02:37:00Z" w16du:dateUtc="2025-08-30T01:37:00Z">
        <w:r w:rsidRPr="007B05E3">
          <w:rPr>
            <w:rFonts w:ascii="Times New Roman" w:hAnsi="Times New Roman" w:cs="Times New Roman"/>
          </w:rPr>
          <w:t>Time and date of registration</w:t>
        </w:r>
      </w:ins>
    </w:p>
    <w:p w14:paraId="7F0F7127" w14:textId="77777777" w:rsidR="00FA4007" w:rsidRPr="007B05E3" w:rsidRDefault="00FA4007" w:rsidP="00FA4007">
      <w:pPr>
        <w:pStyle w:val="ListParagraph"/>
        <w:numPr>
          <w:ilvl w:val="0"/>
          <w:numId w:val="17"/>
        </w:numPr>
        <w:spacing w:line="360" w:lineRule="auto"/>
        <w:jc w:val="both"/>
        <w:rPr>
          <w:ins w:id="270" w:author="Peter Jean Paul" w:date="2025-08-30T02:37:00Z" w16du:dateUtc="2025-08-30T01:37:00Z"/>
          <w:rFonts w:ascii="Times New Roman" w:hAnsi="Times New Roman" w:cs="Times New Roman"/>
        </w:rPr>
      </w:pPr>
      <w:ins w:id="271" w:author="Peter Jean Paul" w:date="2025-08-30T02:37:00Z" w16du:dateUtc="2025-08-30T01:37:00Z">
        <w:r w:rsidRPr="007B05E3">
          <w:rPr>
            <w:rFonts w:ascii="Times New Roman" w:hAnsi="Times New Roman" w:cs="Times New Roman"/>
          </w:rPr>
          <w:t>Every sustainability activity done.</w:t>
        </w:r>
      </w:ins>
    </w:p>
    <w:p w14:paraId="0E74E453" w14:textId="77777777" w:rsidR="00FA4007" w:rsidRPr="007B05E3" w:rsidRDefault="00FA4007" w:rsidP="00FA4007">
      <w:pPr>
        <w:pStyle w:val="ListParagraph"/>
        <w:numPr>
          <w:ilvl w:val="0"/>
          <w:numId w:val="17"/>
        </w:numPr>
        <w:spacing w:line="360" w:lineRule="auto"/>
        <w:jc w:val="both"/>
        <w:rPr>
          <w:ins w:id="272" w:author="Peter Jean Paul" w:date="2025-08-30T02:37:00Z" w16du:dateUtc="2025-08-30T01:37:00Z"/>
          <w:rFonts w:ascii="Times New Roman" w:hAnsi="Times New Roman" w:cs="Times New Roman"/>
        </w:rPr>
      </w:pPr>
      <w:ins w:id="273" w:author="Peter Jean Paul" w:date="2025-08-30T02:37:00Z" w16du:dateUtc="2025-08-30T01:37:00Z">
        <w:r w:rsidRPr="007B05E3">
          <w:rPr>
            <w:rFonts w:ascii="Times New Roman" w:hAnsi="Times New Roman" w:cs="Times New Roman"/>
          </w:rPr>
          <w:t>Donation history</w:t>
        </w:r>
      </w:ins>
    </w:p>
    <w:p w14:paraId="35680112" w14:textId="77777777" w:rsidR="00FA4007" w:rsidRPr="007B05E3" w:rsidRDefault="00FA4007" w:rsidP="00FA4007">
      <w:pPr>
        <w:pStyle w:val="ListParagraph"/>
        <w:numPr>
          <w:ilvl w:val="0"/>
          <w:numId w:val="17"/>
        </w:numPr>
        <w:spacing w:line="360" w:lineRule="auto"/>
        <w:jc w:val="both"/>
        <w:rPr>
          <w:ins w:id="274" w:author="Peter Jean Paul" w:date="2025-08-30T02:37:00Z" w16du:dateUtc="2025-08-30T01:37:00Z"/>
          <w:rFonts w:ascii="Times New Roman" w:hAnsi="Times New Roman" w:cs="Times New Roman"/>
        </w:rPr>
      </w:pPr>
      <w:ins w:id="275" w:author="Peter Jean Paul" w:date="2025-08-30T02:37:00Z" w16du:dateUtc="2025-08-30T01:37:00Z">
        <w:r w:rsidRPr="007B05E3">
          <w:rPr>
            <w:rFonts w:ascii="Times New Roman" w:hAnsi="Times New Roman" w:cs="Times New Roman"/>
          </w:rPr>
          <w:t>Login timestamps</w:t>
        </w:r>
      </w:ins>
    </w:p>
    <w:p w14:paraId="71FDDCDD" w14:textId="77777777" w:rsidR="00FA4007" w:rsidRPr="007B05E3" w:rsidRDefault="00FA4007" w:rsidP="00FA4007">
      <w:pPr>
        <w:spacing w:line="360" w:lineRule="auto"/>
        <w:jc w:val="both"/>
        <w:rPr>
          <w:ins w:id="276" w:author="Peter Jean Paul" w:date="2025-08-30T02:37:00Z" w16du:dateUtc="2025-08-30T01:37:00Z"/>
          <w:rFonts w:ascii="Times New Roman" w:hAnsi="Times New Roman" w:cs="Times New Roman"/>
        </w:rPr>
      </w:pPr>
      <w:ins w:id="277" w:author="Peter Jean Paul" w:date="2025-08-30T02:37:00Z" w16du:dateUtc="2025-08-30T01:37:00Z">
        <w:r w:rsidRPr="007B05E3">
          <w:rPr>
            <w:rFonts w:ascii="Times New Roman" w:hAnsi="Times New Roman" w:cs="Times New Roman"/>
          </w:rPr>
          <w:t>This information is applicable in two ways:</w:t>
        </w:r>
      </w:ins>
    </w:p>
    <w:p w14:paraId="330EF582" w14:textId="77777777" w:rsidR="00FA4007" w:rsidRPr="007B05E3" w:rsidRDefault="00FA4007" w:rsidP="00FA4007">
      <w:pPr>
        <w:pStyle w:val="ListParagraph"/>
        <w:numPr>
          <w:ilvl w:val="0"/>
          <w:numId w:val="18"/>
        </w:numPr>
        <w:spacing w:line="360" w:lineRule="auto"/>
        <w:jc w:val="both"/>
        <w:rPr>
          <w:ins w:id="278" w:author="Peter Jean Paul" w:date="2025-08-30T02:37:00Z" w16du:dateUtc="2025-08-30T01:37:00Z"/>
          <w:rFonts w:ascii="Times New Roman" w:hAnsi="Times New Roman" w:cs="Times New Roman"/>
        </w:rPr>
      </w:pPr>
      <w:ins w:id="279" w:author="Peter Jean Paul" w:date="2025-08-30T02:37:00Z" w16du:dateUtc="2025-08-30T01:37:00Z">
        <w:r w:rsidRPr="007B05E3">
          <w:rPr>
            <w:rFonts w:ascii="Times New Roman" w:hAnsi="Times New Roman" w:cs="Times New Roman"/>
          </w:rPr>
          <w:t xml:space="preserve">Personal use -The user </w:t>
        </w:r>
        <w:proofErr w:type="gramStart"/>
        <w:r w:rsidRPr="007B05E3">
          <w:rPr>
            <w:rFonts w:ascii="Times New Roman" w:hAnsi="Times New Roman" w:cs="Times New Roman"/>
          </w:rPr>
          <w:t>is able to</w:t>
        </w:r>
        <w:proofErr w:type="gramEnd"/>
        <w:r w:rsidRPr="007B05E3">
          <w:rPr>
            <w:rFonts w:ascii="Times New Roman" w:hAnsi="Times New Roman" w:cs="Times New Roman"/>
          </w:rPr>
          <w:t xml:space="preserve"> view their status, points, completed actions and donor counts on the dashboard.</w:t>
        </w:r>
      </w:ins>
    </w:p>
    <w:p w14:paraId="5FED535E" w14:textId="77777777" w:rsidR="00FA4007" w:rsidRPr="007B05E3" w:rsidRDefault="00FA4007" w:rsidP="00FA4007">
      <w:pPr>
        <w:pStyle w:val="ListParagraph"/>
        <w:numPr>
          <w:ilvl w:val="0"/>
          <w:numId w:val="18"/>
        </w:numPr>
        <w:spacing w:line="360" w:lineRule="auto"/>
        <w:jc w:val="both"/>
        <w:rPr>
          <w:ins w:id="280" w:author="Peter Jean Paul" w:date="2025-08-30T02:37:00Z" w16du:dateUtc="2025-08-30T01:37:00Z"/>
          <w:rFonts w:ascii="Times New Roman" w:hAnsi="Times New Roman" w:cs="Times New Roman"/>
        </w:rPr>
      </w:pPr>
      <w:ins w:id="281" w:author="Peter Jean Paul" w:date="2025-08-30T02:37:00Z" w16du:dateUtc="2025-08-30T01:37:00Z">
        <w:r w:rsidRPr="007B05E3">
          <w:rPr>
            <w:rFonts w:ascii="Times New Roman" w:hAnsi="Times New Roman" w:cs="Times New Roman"/>
          </w:rPr>
          <w:t>Organization reporting - The same data is displayed (in summary form) in the organization administration dashboard. This aids organizations to know the number of people using it, the activities that are popular and people who are doing a good job.</w:t>
        </w:r>
      </w:ins>
    </w:p>
    <w:p w14:paraId="2EA42081" w14:textId="77777777" w:rsidR="00FA4007" w:rsidRPr="007B05E3" w:rsidRDefault="00FA4007" w:rsidP="00FA4007">
      <w:pPr>
        <w:spacing w:line="360" w:lineRule="auto"/>
        <w:jc w:val="both"/>
        <w:rPr>
          <w:ins w:id="282" w:author="Peter Jean Paul" w:date="2025-08-30T02:37:00Z" w16du:dateUtc="2025-08-30T01:37:00Z"/>
          <w:rFonts w:ascii="Times New Roman" w:hAnsi="Times New Roman" w:cs="Times New Roman"/>
        </w:rPr>
      </w:pPr>
      <w:ins w:id="283" w:author="Peter Jean Paul" w:date="2025-08-30T02:37:00Z" w16du:dateUtc="2025-08-30T01:37:00Z">
        <w:r w:rsidRPr="007B05E3">
          <w:rPr>
            <w:rFonts w:ascii="Times New Roman" w:hAnsi="Times New Roman" w:cs="Times New Roman"/>
          </w:rPr>
          <w:t>Also, the leaderboard option runs on this stored information. It ranks all of them according to the number of total points and shows the ranking, which brings friendly competition, and makes users want to participate more. In general, this user data storage system will guarantee that:</w:t>
        </w:r>
      </w:ins>
    </w:p>
    <w:p w14:paraId="697FC928" w14:textId="77777777" w:rsidR="00FA4007" w:rsidRPr="007B05E3" w:rsidRDefault="00FA4007" w:rsidP="00FA4007">
      <w:pPr>
        <w:pStyle w:val="ListParagraph"/>
        <w:numPr>
          <w:ilvl w:val="0"/>
          <w:numId w:val="19"/>
        </w:numPr>
        <w:spacing w:line="360" w:lineRule="auto"/>
        <w:jc w:val="both"/>
        <w:rPr>
          <w:ins w:id="284" w:author="Peter Jean Paul" w:date="2025-08-30T02:37:00Z" w16du:dateUtc="2025-08-30T01:37:00Z"/>
          <w:rFonts w:ascii="Times New Roman" w:hAnsi="Times New Roman" w:cs="Times New Roman"/>
        </w:rPr>
      </w:pPr>
      <w:ins w:id="285" w:author="Peter Jean Paul" w:date="2025-08-30T02:37:00Z" w16du:dateUtc="2025-08-30T01:37:00Z">
        <w:r w:rsidRPr="007B05E3">
          <w:rPr>
            <w:rFonts w:ascii="Times New Roman" w:hAnsi="Times New Roman" w:cs="Times New Roman"/>
          </w:rPr>
          <w:t>Every development is stored and presented properly.</w:t>
        </w:r>
      </w:ins>
    </w:p>
    <w:p w14:paraId="6654EAA1" w14:textId="77777777" w:rsidR="00FA4007" w:rsidRPr="007B05E3" w:rsidRDefault="00FA4007" w:rsidP="00FA4007">
      <w:pPr>
        <w:pStyle w:val="ListParagraph"/>
        <w:numPr>
          <w:ilvl w:val="0"/>
          <w:numId w:val="19"/>
        </w:numPr>
        <w:spacing w:line="360" w:lineRule="auto"/>
        <w:jc w:val="both"/>
        <w:rPr>
          <w:ins w:id="286" w:author="Peter Jean Paul" w:date="2025-08-30T02:37:00Z" w16du:dateUtc="2025-08-30T01:37:00Z"/>
          <w:rFonts w:ascii="Times New Roman" w:hAnsi="Times New Roman" w:cs="Times New Roman"/>
        </w:rPr>
      </w:pPr>
      <w:ins w:id="287" w:author="Peter Jean Paul" w:date="2025-08-30T02:37:00Z" w16du:dateUtc="2025-08-30T01:37:00Z">
        <w:r w:rsidRPr="007B05E3">
          <w:rPr>
            <w:rFonts w:ascii="Times New Roman" w:hAnsi="Times New Roman" w:cs="Times New Roman"/>
          </w:rPr>
          <w:t>Organizations possess defined understanding of user engagement.</w:t>
        </w:r>
      </w:ins>
    </w:p>
    <w:p w14:paraId="62BA204B" w14:textId="77777777" w:rsidR="00FA4007" w:rsidRDefault="00FA4007" w:rsidP="00FA4007">
      <w:pPr>
        <w:pStyle w:val="ListParagraph"/>
        <w:numPr>
          <w:ilvl w:val="0"/>
          <w:numId w:val="19"/>
        </w:numPr>
        <w:spacing w:line="360" w:lineRule="auto"/>
        <w:jc w:val="both"/>
        <w:rPr>
          <w:ins w:id="288" w:author="Peter Jean Paul" w:date="2025-08-30T02:37:00Z" w16du:dateUtc="2025-08-30T01:37:00Z"/>
          <w:rFonts w:ascii="Times New Roman" w:hAnsi="Times New Roman" w:cs="Times New Roman"/>
        </w:rPr>
      </w:pPr>
      <w:ins w:id="289" w:author="Peter Jean Paul" w:date="2025-08-30T02:37:00Z" w16du:dateUtc="2025-08-30T01:37:00Z">
        <w:r w:rsidRPr="007B05E3">
          <w:rPr>
            <w:rFonts w:ascii="Times New Roman" w:hAnsi="Times New Roman" w:cs="Times New Roman"/>
          </w:rPr>
          <w:t xml:space="preserve">Users </w:t>
        </w:r>
        <w:proofErr w:type="gramStart"/>
        <w:r w:rsidRPr="007B05E3">
          <w:rPr>
            <w:rFonts w:ascii="Times New Roman" w:hAnsi="Times New Roman" w:cs="Times New Roman"/>
          </w:rPr>
          <w:t>are able to</w:t>
        </w:r>
        <w:proofErr w:type="gramEnd"/>
        <w:r w:rsidRPr="007B05E3">
          <w:rPr>
            <w:rFonts w:ascii="Times New Roman" w:hAnsi="Times New Roman" w:cs="Times New Roman"/>
          </w:rPr>
          <w:t xml:space="preserve"> see and monitor their sustainability experience in real time.</w:t>
        </w:r>
      </w:ins>
    </w:p>
    <w:p w14:paraId="1975B61D" w14:textId="011D767B" w:rsidR="00FA4007" w:rsidRDefault="00FA4007" w:rsidP="00A27A09">
      <w:pPr>
        <w:pStyle w:val="Heading3"/>
        <w:rPr>
          <w:ins w:id="290" w:author="Peter Jean Paul" w:date="2025-08-30T02:37:00Z" w16du:dateUtc="2025-08-30T01:37:00Z"/>
        </w:rPr>
        <w:pPrChange w:id="291" w:author="VAMSI KRISHNA KANCHARAPU" w:date="2025-09-01T17:26:00Z" w16du:dateUtc="2025-09-01T16:26:00Z">
          <w:pPr>
            <w:pStyle w:val="Heading2"/>
          </w:pPr>
        </w:pPrChange>
      </w:pPr>
      <w:ins w:id="292" w:author="Peter Jean Paul" w:date="2025-08-30T02:39:00Z" w16du:dateUtc="2025-08-30T01:39:00Z">
        <w:r>
          <w:t>6.2.3</w:t>
        </w:r>
      </w:ins>
      <w:ins w:id="293" w:author="Peter Jean Paul" w:date="2025-08-30T02:37:00Z" w16du:dateUtc="2025-08-30T01:37:00Z">
        <w:r>
          <w:t xml:space="preserve"> Donation System</w:t>
        </w:r>
      </w:ins>
    </w:p>
    <w:p w14:paraId="53D83A58" w14:textId="77777777" w:rsidR="00FA4007" w:rsidRPr="00786E5D" w:rsidRDefault="00FA4007" w:rsidP="00FA4007">
      <w:pPr>
        <w:spacing w:line="360" w:lineRule="auto"/>
        <w:jc w:val="both"/>
        <w:rPr>
          <w:ins w:id="294" w:author="Peter Jean Paul" w:date="2025-08-30T02:37:00Z" w16du:dateUtc="2025-08-30T01:37:00Z"/>
          <w:rFonts w:ascii="Times New Roman" w:hAnsi="Times New Roman" w:cs="Times New Roman"/>
        </w:rPr>
      </w:pPr>
      <w:ins w:id="295" w:author="Peter Jean Paul" w:date="2025-08-30T02:37:00Z" w16du:dateUtc="2025-08-30T01:37:00Z">
        <w:r w:rsidRPr="00786E5D">
          <w:rPr>
            <w:rFonts w:ascii="Times New Roman" w:hAnsi="Times New Roman" w:cs="Times New Roman"/>
          </w:rPr>
          <w:t xml:space="preserve">The donation system enables the user to contribute </w:t>
        </w:r>
        <w:r>
          <w:rPr>
            <w:rFonts w:ascii="Times New Roman" w:hAnsi="Times New Roman" w:cs="Times New Roman"/>
          </w:rPr>
          <w:t xml:space="preserve">money </w:t>
        </w:r>
        <w:r w:rsidRPr="00786E5D">
          <w:rPr>
            <w:rFonts w:ascii="Times New Roman" w:hAnsi="Times New Roman" w:cs="Times New Roman"/>
          </w:rPr>
          <w:t xml:space="preserve">to sustainability causes using </w:t>
        </w:r>
        <w:r>
          <w:rPr>
            <w:rFonts w:ascii="Times New Roman" w:hAnsi="Times New Roman" w:cs="Times New Roman"/>
          </w:rPr>
          <w:t>Stripe a secure,</w:t>
        </w:r>
        <w:r w:rsidRPr="00786E5D">
          <w:rPr>
            <w:rFonts w:ascii="Times New Roman" w:hAnsi="Times New Roman" w:cs="Times New Roman"/>
          </w:rPr>
          <w:t xml:space="preserve"> popular online payment system</w:t>
        </w:r>
        <w:r>
          <w:rPr>
            <w:rFonts w:ascii="Times New Roman" w:hAnsi="Times New Roman" w:cs="Times New Roman"/>
          </w:rPr>
          <w:t xml:space="preserve"> that</w:t>
        </w:r>
        <w:r w:rsidRPr="00786E5D">
          <w:rPr>
            <w:rFonts w:ascii="Times New Roman" w:hAnsi="Times New Roman" w:cs="Times New Roman"/>
          </w:rPr>
          <w:t xml:space="preserve"> allows users to donate with their card. </w:t>
        </w:r>
      </w:ins>
    </w:p>
    <w:p w14:paraId="29432A92" w14:textId="77777777" w:rsidR="00FA4007" w:rsidRPr="00786E5D" w:rsidRDefault="00FA4007" w:rsidP="00FA4007">
      <w:pPr>
        <w:spacing w:line="360" w:lineRule="auto"/>
        <w:jc w:val="both"/>
        <w:rPr>
          <w:ins w:id="296" w:author="Peter Jean Paul" w:date="2025-08-30T02:37:00Z" w16du:dateUtc="2025-08-30T01:37:00Z"/>
          <w:rFonts w:ascii="Times New Roman" w:hAnsi="Times New Roman" w:cs="Times New Roman"/>
        </w:rPr>
      </w:pPr>
      <w:ins w:id="297" w:author="Peter Jean Paul" w:date="2025-08-30T02:37:00Z" w16du:dateUtc="2025-08-30T01:37:00Z">
        <w:r w:rsidRPr="00786E5D">
          <w:rPr>
            <w:rFonts w:ascii="Times New Roman" w:hAnsi="Times New Roman" w:cs="Times New Roman"/>
            <w:b/>
            <w:bCs/>
          </w:rPr>
          <w:lastRenderedPageBreak/>
          <w:t>What Data Is Stored:</w:t>
        </w:r>
        <w:r>
          <w:rPr>
            <w:rFonts w:ascii="Times New Roman" w:hAnsi="Times New Roman" w:cs="Times New Roman"/>
          </w:rPr>
          <w:t xml:space="preserve"> When users donate</w:t>
        </w:r>
        <w:r w:rsidRPr="00786E5D">
          <w:rPr>
            <w:rFonts w:ascii="Times New Roman" w:hAnsi="Times New Roman" w:cs="Times New Roman"/>
          </w:rPr>
          <w:t xml:space="preserve"> the following information is stored </w:t>
        </w:r>
        <w:r>
          <w:rPr>
            <w:rFonts w:ascii="Times New Roman" w:hAnsi="Times New Roman" w:cs="Times New Roman"/>
          </w:rPr>
          <w:t>securely</w:t>
        </w:r>
        <w:r w:rsidRPr="00786E5D">
          <w:rPr>
            <w:rFonts w:ascii="Times New Roman" w:hAnsi="Times New Roman" w:cs="Times New Roman"/>
          </w:rPr>
          <w:t xml:space="preserve"> in the database:</w:t>
        </w:r>
      </w:ins>
    </w:p>
    <w:p w14:paraId="10C4EC66" w14:textId="77777777" w:rsidR="00FA4007" w:rsidRPr="00786E5D" w:rsidRDefault="00FA4007" w:rsidP="00FA4007">
      <w:pPr>
        <w:pStyle w:val="ListParagraph"/>
        <w:numPr>
          <w:ilvl w:val="0"/>
          <w:numId w:val="20"/>
        </w:numPr>
        <w:spacing w:line="360" w:lineRule="auto"/>
        <w:jc w:val="both"/>
        <w:rPr>
          <w:ins w:id="298" w:author="Peter Jean Paul" w:date="2025-08-30T02:37:00Z" w16du:dateUtc="2025-08-30T01:37:00Z"/>
          <w:rFonts w:ascii="Times New Roman" w:hAnsi="Times New Roman" w:cs="Times New Roman"/>
        </w:rPr>
      </w:pPr>
      <w:ins w:id="299" w:author="Peter Jean Paul" w:date="2025-08-30T02:37:00Z" w16du:dateUtc="2025-08-30T01:37:00Z">
        <w:r w:rsidRPr="00786E5D">
          <w:rPr>
            <w:rFonts w:ascii="Times New Roman" w:hAnsi="Times New Roman" w:cs="Times New Roman"/>
          </w:rPr>
          <w:t>Amount donated</w:t>
        </w:r>
      </w:ins>
    </w:p>
    <w:p w14:paraId="6DADB1DC" w14:textId="77777777" w:rsidR="00FA4007" w:rsidRPr="00786E5D" w:rsidRDefault="00FA4007" w:rsidP="00FA4007">
      <w:pPr>
        <w:pStyle w:val="ListParagraph"/>
        <w:numPr>
          <w:ilvl w:val="0"/>
          <w:numId w:val="20"/>
        </w:numPr>
        <w:spacing w:line="360" w:lineRule="auto"/>
        <w:jc w:val="both"/>
        <w:rPr>
          <w:ins w:id="300" w:author="Peter Jean Paul" w:date="2025-08-30T02:37:00Z" w16du:dateUtc="2025-08-30T01:37:00Z"/>
          <w:rFonts w:ascii="Times New Roman" w:hAnsi="Times New Roman" w:cs="Times New Roman"/>
        </w:rPr>
      </w:pPr>
      <w:ins w:id="301" w:author="Peter Jean Paul" w:date="2025-08-30T02:37:00Z" w16du:dateUtc="2025-08-30T01:37:00Z">
        <w:r w:rsidRPr="00786E5D">
          <w:rPr>
            <w:rFonts w:ascii="Times New Roman" w:hAnsi="Times New Roman" w:cs="Times New Roman"/>
          </w:rPr>
          <w:t>Time and date of donation</w:t>
        </w:r>
      </w:ins>
    </w:p>
    <w:p w14:paraId="3B8D3697" w14:textId="77777777" w:rsidR="00FA4007" w:rsidRPr="00786E5D" w:rsidRDefault="00FA4007" w:rsidP="00FA4007">
      <w:pPr>
        <w:pStyle w:val="ListParagraph"/>
        <w:numPr>
          <w:ilvl w:val="0"/>
          <w:numId w:val="20"/>
        </w:numPr>
        <w:spacing w:line="360" w:lineRule="auto"/>
        <w:jc w:val="both"/>
        <w:rPr>
          <w:ins w:id="302" w:author="Peter Jean Paul" w:date="2025-08-30T02:37:00Z" w16du:dateUtc="2025-08-30T01:37:00Z"/>
          <w:rFonts w:ascii="Times New Roman" w:hAnsi="Times New Roman" w:cs="Times New Roman"/>
        </w:rPr>
      </w:pPr>
      <w:ins w:id="303" w:author="Peter Jean Paul" w:date="2025-08-30T02:37:00Z" w16du:dateUtc="2025-08-30T01:37:00Z">
        <w:r w:rsidRPr="00786E5D">
          <w:rPr>
            <w:rFonts w:ascii="Times New Roman" w:hAnsi="Times New Roman" w:cs="Times New Roman"/>
          </w:rPr>
          <w:t>User ID/email (to trace who is donating)</w:t>
        </w:r>
      </w:ins>
    </w:p>
    <w:p w14:paraId="33740776" w14:textId="77777777" w:rsidR="00FA4007" w:rsidRPr="00786E5D" w:rsidRDefault="00FA4007" w:rsidP="00FA4007">
      <w:pPr>
        <w:spacing w:line="360" w:lineRule="auto"/>
        <w:jc w:val="both"/>
        <w:rPr>
          <w:ins w:id="304" w:author="Peter Jean Paul" w:date="2025-08-30T02:37:00Z" w16du:dateUtc="2025-08-30T01:37:00Z"/>
          <w:rFonts w:ascii="Times New Roman" w:hAnsi="Times New Roman" w:cs="Times New Roman"/>
        </w:rPr>
      </w:pPr>
      <w:ins w:id="305" w:author="Peter Jean Paul" w:date="2025-08-30T02:37:00Z" w16du:dateUtc="2025-08-30T01:37:00Z">
        <w:r w:rsidRPr="00786E5D">
          <w:rPr>
            <w:rFonts w:ascii="Times New Roman" w:hAnsi="Times New Roman" w:cs="Times New Roman"/>
          </w:rPr>
          <w:t xml:space="preserve">Note: Card information is not saved to provide </w:t>
        </w:r>
        <w:r>
          <w:rPr>
            <w:rFonts w:ascii="Times New Roman" w:hAnsi="Times New Roman" w:cs="Times New Roman"/>
          </w:rPr>
          <w:t xml:space="preserve">more </w:t>
        </w:r>
        <w:r w:rsidRPr="00786E5D">
          <w:rPr>
            <w:rFonts w:ascii="Times New Roman" w:hAnsi="Times New Roman" w:cs="Times New Roman"/>
          </w:rPr>
          <w:t xml:space="preserve">privacy and security </w:t>
        </w:r>
        <w:r>
          <w:rPr>
            <w:rFonts w:ascii="Times New Roman" w:hAnsi="Times New Roman" w:cs="Times New Roman"/>
          </w:rPr>
          <w:t>for</w:t>
        </w:r>
        <w:r w:rsidRPr="00786E5D">
          <w:rPr>
            <w:rFonts w:ascii="Times New Roman" w:hAnsi="Times New Roman" w:cs="Times New Roman"/>
          </w:rPr>
          <w:t xml:space="preserve"> users.</w:t>
        </w:r>
      </w:ins>
    </w:p>
    <w:p w14:paraId="054F1416" w14:textId="77777777" w:rsidR="00FA4007" w:rsidRPr="00786E5D" w:rsidRDefault="00FA4007" w:rsidP="00FA4007">
      <w:pPr>
        <w:spacing w:line="360" w:lineRule="auto"/>
        <w:jc w:val="both"/>
        <w:rPr>
          <w:ins w:id="306" w:author="Peter Jean Paul" w:date="2025-08-30T02:37:00Z" w16du:dateUtc="2025-08-30T01:37:00Z"/>
          <w:rFonts w:ascii="Times New Roman" w:hAnsi="Times New Roman" w:cs="Times New Roman"/>
        </w:rPr>
      </w:pPr>
      <w:ins w:id="307" w:author="Peter Jean Paul" w:date="2025-08-30T02:37:00Z" w16du:dateUtc="2025-08-30T01:37:00Z">
        <w:r w:rsidRPr="00786E5D">
          <w:rPr>
            <w:rFonts w:ascii="Times New Roman" w:hAnsi="Times New Roman" w:cs="Times New Roman"/>
            <w:b/>
            <w:bCs/>
          </w:rPr>
          <w:t>User Profile Updates:</w:t>
        </w:r>
        <w:r>
          <w:rPr>
            <w:rFonts w:ascii="Times New Roman" w:hAnsi="Times New Roman" w:cs="Times New Roman"/>
          </w:rPr>
          <w:t xml:space="preserve"> </w:t>
        </w:r>
        <w:r w:rsidRPr="00786E5D">
          <w:rPr>
            <w:rFonts w:ascii="Times New Roman" w:hAnsi="Times New Roman" w:cs="Times New Roman"/>
          </w:rPr>
          <w:t>Once the user has donated, a profile displays the amount of donation. This will make users maintain their records on what they contribute and take more action.</w:t>
        </w:r>
      </w:ins>
    </w:p>
    <w:p w14:paraId="45C237C7" w14:textId="77777777" w:rsidR="00FA4007" w:rsidRPr="00786E5D" w:rsidRDefault="00FA4007" w:rsidP="00FA4007">
      <w:pPr>
        <w:spacing w:line="360" w:lineRule="auto"/>
        <w:jc w:val="both"/>
        <w:rPr>
          <w:ins w:id="308" w:author="Peter Jean Paul" w:date="2025-08-30T02:37:00Z" w16du:dateUtc="2025-08-30T01:37:00Z"/>
          <w:rFonts w:ascii="Times New Roman" w:hAnsi="Times New Roman" w:cs="Times New Roman"/>
        </w:rPr>
      </w:pPr>
      <w:ins w:id="309" w:author="Peter Jean Paul" w:date="2025-08-30T02:37:00Z" w16du:dateUtc="2025-08-30T01:37:00Z">
        <w:r w:rsidRPr="00786E5D">
          <w:rPr>
            <w:rFonts w:ascii="Times New Roman" w:hAnsi="Times New Roman" w:cs="Times New Roman"/>
            <w:b/>
            <w:bCs/>
          </w:rPr>
          <w:t>Impact on Points and Rewards:</w:t>
        </w:r>
        <w:r>
          <w:rPr>
            <w:rFonts w:ascii="Times New Roman" w:hAnsi="Times New Roman" w:cs="Times New Roman"/>
          </w:rPr>
          <w:t xml:space="preserve"> </w:t>
        </w:r>
        <w:r w:rsidRPr="00786E5D">
          <w:rPr>
            <w:rFonts w:ascii="Times New Roman" w:hAnsi="Times New Roman" w:cs="Times New Roman"/>
          </w:rPr>
          <w:t>Donations are also given more points than the normal activities. These points:</w:t>
        </w:r>
      </w:ins>
    </w:p>
    <w:p w14:paraId="46E2B871" w14:textId="77777777" w:rsidR="00FA4007" w:rsidRPr="00786E5D" w:rsidRDefault="00FA4007" w:rsidP="00FA4007">
      <w:pPr>
        <w:pStyle w:val="ListParagraph"/>
        <w:numPr>
          <w:ilvl w:val="0"/>
          <w:numId w:val="21"/>
        </w:numPr>
        <w:spacing w:line="360" w:lineRule="auto"/>
        <w:jc w:val="both"/>
        <w:rPr>
          <w:ins w:id="310" w:author="Peter Jean Paul" w:date="2025-08-30T02:37:00Z" w16du:dateUtc="2025-08-30T01:37:00Z"/>
          <w:rFonts w:ascii="Times New Roman" w:hAnsi="Times New Roman" w:cs="Times New Roman"/>
        </w:rPr>
      </w:pPr>
      <w:ins w:id="311" w:author="Peter Jean Paul" w:date="2025-08-30T02:37:00Z" w16du:dateUtc="2025-08-30T01:37:00Z">
        <w:r w:rsidRPr="00786E5D">
          <w:rPr>
            <w:rFonts w:ascii="Times New Roman" w:hAnsi="Times New Roman" w:cs="Times New Roman"/>
          </w:rPr>
          <w:t>Improve user rankings on the leaderboard</w:t>
        </w:r>
      </w:ins>
    </w:p>
    <w:p w14:paraId="02CA9727" w14:textId="77777777" w:rsidR="00FA4007" w:rsidRPr="00786E5D" w:rsidRDefault="00FA4007" w:rsidP="00FA4007">
      <w:pPr>
        <w:pStyle w:val="ListParagraph"/>
        <w:numPr>
          <w:ilvl w:val="0"/>
          <w:numId w:val="21"/>
        </w:numPr>
        <w:spacing w:line="360" w:lineRule="auto"/>
        <w:jc w:val="both"/>
        <w:rPr>
          <w:ins w:id="312" w:author="Peter Jean Paul" w:date="2025-08-30T02:37:00Z" w16du:dateUtc="2025-08-30T01:37:00Z"/>
          <w:rFonts w:ascii="Times New Roman" w:hAnsi="Times New Roman" w:cs="Times New Roman"/>
        </w:rPr>
      </w:pPr>
      <w:ins w:id="313" w:author="Peter Jean Paul" w:date="2025-08-30T02:37:00Z" w16du:dateUtc="2025-08-30T01:37:00Z">
        <w:r w:rsidRPr="00786E5D">
          <w:rPr>
            <w:rFonts w:ascii="Times New Roman" w:hAnsi="Times New Roman" w:cs="Times New Roman"/>
          </w:rPr>
          <w:t>Unlock better rewards</w:t>
        </w:r>
      </w:ins>
    </w:p>
    <w:p w14:paraId="31156D50" w14:textId="77777777" w:rsidR="00FA4007" w:rsidRPr="00786E5D" w:rsidRDefault="00FA4007" w:rsidP="00FA4007">
      <w:pPr>
        <w:pStyle w:val="ListParagraph"/>
        <w:numPr>
          <w:ilvl w:val="0"/>
          <w:numId w:val="21"/>
        </w:numPr>
        <w:spacing w:line="360" w:lineRule="auto"/>
        <w:jc w:val="both"/>
        <w:rPr>
          <w:ins w:id="314" w:author="Peter Jean Paul" w:date="2025-08-30T02:37:00Z" w16du:dateUtc="2025-08-30T01:37:00Z"/>
          <w:rFonts w:ascii="Times New Roman" w:hAnsi="Times New Roman" w:cs="Times New Roman"/>
        </w:rPr>
      </w:pPr>
      <w:ins w:id="315" w:author="Peter Jean Paul" w:date="2025-08-30T02:37:00Z" w16du:dateUtc="2025-08-30T01:37:00Z">
        <w:r w:rsidRPr="00786E5D">
          <w:rPr>
            <w:rFonts w:ascii="Times New Roman" w:hAnsi="Times New Roman" w:cs="Times New Roman"/>
          </w:rPr>
          <w:t>Increase their sustainability badge tier</w:t>
        </w:r>
      </w:ins>
    </w:p>
    <w:p w14:paraId="1E0F6E1C" w14:textId="77777777" w:rsidR="00FA4007" w:rsidRDefault="00FA4007" w:rsidP="00FA4007">
      <w:pPr>
        <w:spacing w:line="360" w:lineRule="auto"/>
        <w:jc w:val="both"/>
        <w:rPr>
          <w:ins w:id="316" w:author="Peter Jean Paul" w:date="2025-08-30T02:37:00Z" w16du:dateUtc="2025-08-30T01:37:00Z"/>
          <w:rFonts w:ascii="Times New Roman" w:hAnsi="Times New Roman" w:cs="Times New Roman"/>
        </w:rPr>
      </w:pPr>
      <w:ins w:id="317" w:author="Peter Jean Paul" w:date="2025-08-30T02:37:00Z" w16du:dateUtc="2025-08-30T01:37:00Z">
        <w:r w:rsidRPr="00786E5D">
          <w:rPr>
            <w:rFonts w:ascii="Times New Roman" w:hAnsi="Times New Roman" w:cs="Times New Roman"/>
          </w:rPr>
          <w:t xml:space="preserve">Such a system encourages users to </w:t>
        </w:r>
        <w:r>
          <w:rPr>
            <w:rFonts w:ascii="Times New Roman" w:hAnsi="Times New Roman" w:cs="Times New Roman"/>
          </w:rPr>
          <w:t>make more donations</w:t>
        </w:r>
        <w:r w:rsidRPr="00786E5D">
          <w:rPr>
            <w:rFonts w:ascii="Times New Roman" w:hAnsi="Times New Roman" w:cs="Times New Roman"/>
          </w:rPr>
          <w:t xml:space="preserve">, and, at the same time, provides organizations with useful data to </w:t>
        </w:r>
        <w:r>
          <w:rPr>
            <w:rFonts w:ascii="Times New Roman" w:hAnsi="Times New Roman" w:cs="Times New Roman"/>
          </w:rPr>
          <w:t>measure</w:t>
        </w:r>
        <w:r w:rsidRPr="00786E5D">
          <w:rPr>
            <w:rFonts w:ascii="Times New Roman" w:hAnsi="Times New Roman" w:cs="Times New Roman"/>
          </w:rPr>
          <w:t xml:space="preserve"> engagement and impact via the admin dashboard.</w:t>
        </w:r>
      </w:ins>
    </w:p>
    <w:p w14:paraId="50FFDCB2" w14:textId="77777777" w:rsidR="00FA4007" w:rsidRDefault="00FA4007" w:rsidP="00FA4007">
      <w:pPr>
        <w:pStyle w:val="Heading2"/>
        <w:rPr>
          <w:ins w:id="318" w:author="Peter Jean Paul" w:date="2025-08-30T02:37:00Z" w16du:dateUtc="2025-08-30T01:37:00Z"/>
        </w:rPr>
      </w:pPr>
    </w:p>
    <w:p w14:paraId="02C27F2C" w14:textId="2823B688" w:rsidR="00FA4007" w:rsidRDefault="00FA4007" w:rsidP="00A27A09">
      <w:pPr>
        <w:pStyle w:val="Heading3"/>
        <w:rPr>
          <w:ins w:id="319" w:author="Peter Jean Paul" w:date="2025-08-30T02:37:00Z" w16du:dateUtc="2025-08-30T01:37:00Z"/>
        </w:rPr>
        <w:pPrChange w:id="320" w:author="VAMSI KRISHNA KANCHARAPU" w:date="2025-09-01T17:26:00Z" w16du:dateUtc="2025-09-01T16:26:00Z">
          <w:pPr>
            <w:pStyle w:val="Heading2"/>
          </w:pPr>
        </w:pPrChange>
      </w:pPr>
      <w:ins w:id="321" w:author="Peter Jean Paul" w:date="2025-08-30T02:39:00Z" w16du:dateUtc="2025-08-30T01:39:00Z">
        <w:r>
          <w:t>6.2.4</w:t>
        </w:r>
      </w:ins>
      <w:ins w:id="322" w:author="Peter Jean Paul" w:date="2025-08-30T02:37:00Z" w16du:dateUtc="2025-08-30T01:37:00Z">
        <w:r>
          <w:t xml:space="preserve"> Q-Learning AI Recommendation System</w:t>
        </w:r>
      </w:ins>
    </w:p>
    <w:p w14:paraId="7A955AAD" w14:textId="77777777" w:rsidR="00FA4007" w:rsidRPr="0095433B" w:rsidRDefault="00FA4007" w:rsidP="00FA4007">
      <w:pPr>
        <w:spacing w:line="360" w:lineRule="auto"/>
        <w:jc w:val="both"/>
        <w:rPr>
          <w:ins w:id="323" w:author="Peter Jean Paul" w:date="2025-08-30T02:37:00Z" w16du:dateUtc="2025-08-30T01:37:00Z"/>
          <w:rFonts w:ascii="Times New Roman" w:hAnsi="Times New Roman" w:cs="Times New Roman"/>
        </w:rPr>
      </w:pPr>
      <w:ins w:id="324" w:author="Peter Jean Paul" w:date="2025-08-30T02:37:00Z" w16du:dateUtc="2025-08-30T01:37:00Z">
        <w:r w:rsidRPr="0095433B">
          <w:rPr>
            <w:rFonts w:ascii="Times New Roman" w:hAnsi="Times New Roman" w:cs="Times New Roman"/>
          </w:rPr>
          <w:t xml:space="preserve">To enhance user engagement and personalize the experience, a </w:t>
        </w:r>
        <w:r w:rsidRPr="0095433B">
          <w:rPr>
            <w:rStyle w:val="Strong"/>
            <w:rFonts w:ascii="Times New Roman" w:hAnsi="Times New Roman" w:cs="Times New Roman"/>
          </w:rPr>
          <w:t>Q-learning-based AI recommendation system</w:t>
        </w:r>
        <w:r w:rsidRPr="0095433B">
          <w:rPr>
            <w:rFonts w:ascii="Times New Roman" w:hAnsi="Times New Roman" w:cs="Times New Roman"/>
          </w:rPr>
          <w:t xml:space="preserve"> was integrated into the P.A.C.E. platform. This smart system assists the users in being directed to most efficient sustainable steps depending on their past activity, making the participation simpler, more influential and more rewarding.</w:t>
        </w:r>
      </w:ins>
    </w:p>
    <w:p w14:paraId="4EC498AF" w14:textId="77777777" w:rsidR="00FA4007" w:rsidRPr="0095433B" w:rsidRDefault="00FA4007" w:rsidP="00FA4007">
      <w:pPr>
        <w:spacing w:line="360" w:lineRule="auto"/>
        <w:jc w:val="both"/>
        <w:rPr>
          <w:ins w:id="325" w:author="Peter Jean Paul" w:date="2025-08-30T02:37:00Z" w16du:dateUtc="2025-08-30T01:37:00Z"/>
          <w:rFonts w:ascii="Times New Roman" w:hAnsi="Times New Roman" w:cs="Times New Roman"/>
          <w:b/>
          <w:bCs/>
        </w:rPr>
      </w:pPr>
      <w:ins w:id="326" w:author="Peter Jean Paul" w:date="2025-08-30T02:37:00Z" w16du:dateUtc="2025-08-30T01:37:00Z">
        <w:r w:rsidRPr="0095433B">
          <w:rPr>
            <w:rFonts w:ascii="Times New Roman" w:hAnsi="Times New Roman" w:cs="Times New Roman"/>
            <w:b/>
            <w:bCs/>
          </w:rPr>
          <w:t>What is Q-Learning?</w:t>
        </w:r>
      </w:ins>
    </w:p>
    <w:p w14:paraId="67224977" w14:textId="77777777" w:rsidR="00FA4007" w:rsidRPr="0095433B" w:rsidRDefault="00FA4007" w:rsidP="00FA4007">
      <w:pPr>
        <w:spacing w:line="360" w:lineRule="auto"/>
        <w:jc w:val="both"/>
        <w:rPr>
          <w:ins w:id="327" w:author="Peter Jean Paul" w:date="2025-08-30T02:37:00Z" w16du:dateUtc="2025-08-30T01:37:00Z"/>
          <w:rFonts w:ascii="Times New Roman" w:hAnsi="Times New Roman" w:cs="Times New Roman"/>
        </w:rPr>
      </w:pPr>
      <w:ins w:id="328" w:author="Peter Jean Paul" w:date="2025-08-30T02:37:00Z" w16du:dateUtc="2025-08-30T01:37:00Z">
        <w:r w:rsidRPr="0095433B">
          <w:rPr>
            <w:rFonts w:ascii="Times New Roman" w:hAnsi="Times New Roman" w:cs="Times New Roman"/>
          </w:rPr>
          <w:t>Q-learning represents a form of reinforcement learning algorithm, in which the system is reinforced to understand which actions are optimal to take under circumstances as time passes. It does not need a model of the environment but rather depends on experiences gained by means of interactions.</w:t>
        </w:r>
      </w:ins>
    </w:p>
    <w:p w14:paraId="2969368B" w14:textId="77777777" w:rsidR="00FA4007" w:rsidRPr="0095433B" w:rsidRDefault="00FA4007" w:rsidP="00FA4007">
      <w:pPr>
        <w:spacing w:line="360" w:lineRule="auto"/>
        <w:jc w:val="both"/>
        <w:rPr>
          <w:ins w:id="329" w:author="Peter Jean Paul" w:date="2025-08-30T02:37:00Z" w16du:dateUtc="2025-08-30T01:37:00Z"/>
          <w:rFonts w:ascii="Times New Roman" w:hAnsi="Times New Roman" w:cs="Times New Roman"/>
        </w:rPr>
      </w:pPr>
      <w:ins w:id="330" w:author="Peter Jean Paul" w:date="2025-08-30T02:37:00Z" w16du:dateUtc="2025-08-30T01:37:00Z">
        <w:r w:rsidRPr="0095433B">
          <w:rPr>
            <w:rFonts w:ascii="Times New Roman" w:hAnsi="Times New Roman" w:cs="Times New Roman"/>
          </w:rPr>
          <w:lastRenderedPageBreak/>
          <w:t>Every user action in the P.A.C.E. system is considered a potential choice (e.g., donating, recycling, volunteering). The system stores these actions and their outcomes in a Q-table, where:</w:t>
        </w:r>
      </w:ins>
    </w:p>
    <w:p w14:paraId="445E43F1" w14:textId="77777777" w:rsidR="00FA4007" w:rsidRPr="0095433B" w:rsidRDefault="00FA4007" w:rsidP="00FA4007">
      <w:pPr>
        <w:pStyle w:val="ListParagraph"/>
        <w:numPr>
          <w:ilvl w:val="0"/>
          <w:numId w:val="22"/>
        </w:numPr>
        <w:spacing w:line="360" w:lineRule="auto"/>
        <w:jc w:val="both"/>
        <w:rPr>
          <w:ins w:id="331" w:author="Peter Jean Paul" w:date="2025-08-30T02:37:00Z" w16du:dateUtc="2025-08-30T01:37:00Z"/>
          <w:rFonts w:ascii="Times New Roman" w:hAnsi="Times New Roman" w:cs="Times New Roman"/>
        </w:rPr>
      </w:pPr>
      <w:ins w:id="332" w:author="Peter Jean Paul" w:date="2025-08-30T02:37:00Z" w16du:dateUtc="2025-08-30T01:37:00Z">
        <w:r w:rsidRPr="0095433B">
          <w:rPr>
            <w:rStyle w:val="Strong"/>
            <w:rFonts w:ascii="Times New Roman" w:hAnsi="Times New Roman" w:cs="Times New Roman"/>
          </w:rPr>
          <w:t>Rows</w:t>
        </w:r>
        <w:r w:rsidRPr="0095433B">
          <w:rPr>
            <w:rFonts w:ascii="Times New Roman" w:hAnsi="Times New Roman" w:cs="Times New Roman"/>
            <w:b/>
            <w:bCs/>
          </w:rPr>
          <w:t xml:space="preserve"> </w:t>
        </w:r>
        <w:r w:rsidRPr="0095433B">
          <w:rPr>
            <w:rFonts w:ascii="Times New Roman" w:hAnsi="Times New Roman" w:cs="Times New Roman"/>
          </w:rPr>
          <w:t>represent user states or situations. Each action has 2 activities each(e.g. if in Action_1 user already did an Activity_1/Activity_2 then the state flag is set to 1 )</w:t>
        </w:r>
      </w:ins>
    </w:p>
    <w:p w14:paraId="6F615F65" w14:textId="77777777" w:rsidR="00FA4007" w:rsidRPr="0095433B" w:rsidRDefault="00FA4007" w:rsidP="00FA4007">
      <w:pPr>
        <w:pStyle w:val="ListParagraph"/>
        <w:numPr>
          <w:ilvl w:val="0"/>
          <w:numId w:val="22"/>
        </w:numPr>
        <w:spacing w:line="360" w:lineRule="auto"/>
        <w:jc w:val="both"/>
        <w:rPr>
          <w:ins w:id="333" w:author="Peter Jean Paul" w:date="2025-08-30T02:37:00Z" w16du:dateUtc="2025-08-30T01:37:00Z"/>
          <w:rFonts w:ascii="Times New Roman" w:hAnsi="Times New Roman" w:cs="Times New Roman"/>
        </w:rPr>
      </w:pPr>
      <w:ins w:id="334" w:author="Peter Jean Paul" w:date="2025-08-30T02:37:00Z" w16du:dateUtc="2025-08-30T01:37:00Z">
        <w:r w:rsidRPr="0095433B">
          <w:rPr>
            <w:rFonts w:ascii="Times New Roman" w:hAnsi="Times New Roman" w:cs="Times New Roman"/>
          </w:rPr>
          <w:t>Columns represent available actions(e.g. see above- if Activity_1/Activity_2 is set as flag 1 then it is considered as that Action_1 is completed, so flag 1 for Action_1)</w:t>
        </w:r>
      </w:ins>
    </w:p>
    <w:p w14:paraId="0595A6A6" w14:textId="77777777" w:rsidR="00FA4007" w:rsidRPr="0095433B" w:rsidRDefault="00FA4007" w:rsidP="00FA4007">
      <w:pPr>
        <w:pStyle w:val="ListParagraph"/>
        <w:numPr>
          <w:ilvl w:val="0"/>
          <w:numId w:val="22"/>
        </w:numPr>
        <w:spacing w:line="360" w:lineRule="auto"/>
        <w:jc w:val="both"/>
        <w:rPr>
          <w:ins w:id="335" w:author="Peter Jean Paul" w:date="2025-08-30T02:37:00Z" w16du:dateUtc="2025-08-30T01:37:00Z"/>
          <w:rFonts w:ascii="Times New Roman" w:hAnsi="Times New Roman" w:cs="Times New Roman"/>
        </w:rPr>
      </w:pPr>
      <w:ins w:id="336" w:author="Peter Jean Paul" w:date="2025-08-30T02:37:00Z" w16du:dateUtc="2025-08-30T01:37:00Z">
        <w:r w:rsidRPr="0095433B">
          <w:rPr>
            <w:rFonts w:ascii="Times New Roman" w:hAnsi="Times New Roman" w:cs="Times New Roman"/>
          </w:rPr>
          <w:t>The value in each cell in q-value denotes the number based on the below Q-algorithm formulae where it calculates based on most performed activity.</w:t>
        </w:r>
      </w:ins>
    </w:p>
    <w:p w14:paraId="5926D2A5" w14:textId="77777777" w:rsidR="00FA4007" w:rsidRPr="0095433B" w:rsidRDefault="00FA4007" w:rsidP="00FA4007">
      <w:pPr>
        <w:spacing w:line="360" w:lineRule="auto"/>
        <w:jc w:val="both"/>
        <w:rPr>
          <w:ins w:id="337" w:author="Peter Jean Paul" w:date="2025-08-30T02:37:00Z" w16du:dateUtc="2025-08-30T01:37:00Z"/>
          <w:rFonts w:ascii="Times New Roman" w:hAnsi="Times New Roman" w:cs="Times New Roman"/>
        </w:rPr>
      </w:pPr>
      <w:ins w:id="338" w:author="Peter Jean Paul" w:date="2025-08-30T02:37:00Z" w16du:dateUtc="2025-08-30T01:37:00Z">
        <w:r w:rsidRPr="0095433B">
          <w:rPr>
            <w:rFonts w:ascii="Times New Roman" w:hAnsi="Times New Roman" w:cs="Times New Roman"/>
          </w:rPr>
          <w:t>When the user interacts with the system, the Q-values are updated by the Bellman Equation:</w:t>
        </w:r>
      </w:ins>
    </w:p>
    <w:p w14:paraId="416BE174" w14:textId="77777777" w:rsidR="00FA4007" w:rsidRPr="0095433B" w:rsidRDefault="00FA4007" w:rsidP="00FA4007">
      <w:pPr>
        <w:spacing w:line="360" w:lineRule="auto"/>
        <w:jc w:val="both"/>
        <w:rPr>
          <w:ins w:id="339" w:author="Peter Jean Paul" w:date="2025-08-30T02:37:00Z" w16du:dateUtc="2025-08-30T01:37:00Z"/>
          <w:rStyle w:val="mclose"/>
          <w:rFonts w:ascii="Times New Roman" w:hAnsi="Times New Roman" w:cs="Times New Roman"/>
        </w:rPr>
      </w:pPr>
      <m:oMathPara>
        <m:oMath>
          <m:r>
            <w:ins w:id="340" w:author="Peter Jean Paul" w:date="2025-08-30T02:37:00Z" w16du:dateUtc="2025-08-30T01:37:00Z">
              <w:rPr>
                <w:rStyle w:val="mord"/>
                <w:rFonts w:ascii="Cambria Math" w:hAnsi="Cambria Math" w:cs="Times New Roman"/>
              </w:rPr>
              <m:t>Q</m:t>
            </w:ins>
          </m:r>
          <m:r>
            <w:ins w:id="341" w:author="Peter Jean Paul" w:date="2025-08-30T02:37:00Z" w16du:dateUtc="2025-08-30T01:37:00Z">
              <w:rPr>
                <w:rStyle w:val="mopen"/>
                <w:rFonts w:ascii="Cambria Math" w:hAnsi="Cambria Math" w:cs="Times New Roman"/>
              </w:rPr>
              <m:t>(</m:t>
            </w:ins>
          </m:r>
          <m:r>
            <w:ins w:id="342" w:author="Peter Jean Paul" w:date="2025-08-30T02:37:00Z" w16du:dateUtc="2025-08-30T01:37:00Z">
              <w:rPr>
                <w:rStyle w:val="mord"/>
                <w:rFonts w:ascii="Cambria Math" w:hAnsi="Cambria Math" w:cs="Times New Roman"/>
              </w:rPr>
              <m:t>s</m:t>
            </w:ins>
          </m:r>
          <m:r>
            <w:ins w:id="343" w:author="Peter Jean Paul" w:date="2025-08-30T02:37:00Z" w16du:dateUtc="2025-08-30T01:37:00Z">
              <w:rPr>
                <w:rStyle w:val="mpunct"/>
                <w:rFonts w:ascii="Cambria Math" w:hAnsi="Cambria Math" w:cs="Times New Roman"/>
              </w:rPr>
              <m:t>,</m:t>
            </w:ins>
          </m:r>
          <m:r>
            <w:ins w:id="344" w:author="Peter Jean Paul" w:date="2025-08-30T02:37:00Z" w16du:dateUtc="2025-08-30T01:37:00Z">
              <w:rPr>
                <w:rStyle w:val="mord"/>
                <w:rFonts w:ascii="Cambria Math" w:hAnsi="Cambria Math" w:cs="Times New Roman"/>
              </w:rPr>
              <m:t>a</m:t>
            </w:ins>
          </m:r>
          <m:r>
            <w:ins w:id="345" w:author="Peter Jean Paul" w:date="2025-08-30T02:37:00Z" w16du:dateUtc="2025-08-30T01:37:00Z">
              <w:rPr>
                <w:rStyle w:val="mclose"/>
                <w:rFonts w:ascii="Cambria Math" w:hAnsi="Cambria Math" w:cs="Times New Roman"/>
              </w:rPr>
              <m:t>)</m:t>
            </w:ins>
          </m:r>
          <m:r>
            <w:ins w:id="346" w:author="Peter Jean Paul" w:date="2025-08-30T02:37:00Z" w16du:dateUtc="2025-08-30T01:37:00Z">
              <w:rPr>
                <w:rStyle w:val="mrel"/>
                <w:rFonts w:ascii="Cambria Math" w:hAnsi="Cambria Math" w:cs="Times New Roman"/>
              </w:rPr>
              <m:t>=</m:t>
            </w:ins>
          </m:r>
          <m:r>
            <w:ins w:id="347" w:author="Peter Jean Paul" w:date="2025-08-30T02:37:00Z" w16du:dateUtc="2025-08-30T01:37:00Z">
              <w:rPr>
                <w:rStyle w:val="mord"/>
                <w:rFonts w:ascii="Cambria Math" w:hAnsi="Cambria Math" w:cs="Times New Roman"/>
              </w:rPr>
              <m:t>Q</m:t>
            </w:ins>
          </m:r>
          <m:r>
            <w:ins w:id="348" w:author="Peter Jean Paul" w:date="2025-08-30T02:37:00Z" w16du:dateUtc="2025-08-30T01:37:00Z">
              <w:rPr>
                <w:rStyle w:val="mopen"/>
                <w:rFonts w:ascii="Cambria Math" w:hAnsi="Cambria Math" w:cs="Times New Roman"/>
              </w:rPr>
              <m:t>(</m:t>
            </w:ins>
          </m:r>
          <m:r>
            <w:ins w:id="349" w:author="Peter Jean Paul" w:date="2025-08-30T02:37:00Z" w16du:dateUtc="2025-08-30T01:37:00Z">
              <w:rPr>
                <w:rStyle w:val="mord"/>
                <w:rFonts w:ascii="Cambria Math" w:hAnsi="Cambria Math" w:cs="Times New Roman"/>
              </w:rPr>
              <m:t>s</m:t>
            </w:ins>
          </m:r>
          <m:r>
            <w:ins w:id="350" w:author="Peter Jean Paul" w:date="2025-08-30T02:37:00Z" w16du:dateUtc="2025-08-30T01:37:00Z">
              <w:rPr>
                <w:rStyle w:val="mpunct"/>
                <w:rFonts w:ascii="Cambria Math" w:hAnsi="Cambria Math" w:cs="Times New Roman"/>
              </w:rPr>
              <m:t>,</m:t>
            </w:ins>
          </m:r>
          <m:r>
            <w:ins w:id="351" w:author="Peter Jean Paul" w:date="2025-08-30T02:37:00Z" w16du:dateUtc="2025-08-30T01:37:00Z">
              <w:rPr>
                <w:rStyle w:val="mord"/>
                <w:rFonts w:ascii="Cambria Math" w:hAnsi="Cambria Math" w:cs="Times New Roman"/>
              </w:rPr>
              <m:t>a</m:t>
            </w:ins>
          </m:r>
          <m:r>
            <w:ins w:id="352" w:author="Peter Jean Paul" w:date="2025-08-30T02:37:00Z" w16du:dateUtc="2025-08-30T01:37:00Z">
              <w:rPr>
                <w:rStyle w:val="mclose"/>
                <w:rFonts w:ascii="Cambria Math" w:hAnsi="Cambria Math" w:cs="Times New Roman"/>
              </w:rPr>
              <m:t>)</m:t>
            </w:ins>
          </m:r>
          <m:r>
            <w:ins w:id="353" w:author="Peter Jean Paul" w:date="2025-08-30T02:37:00Z" w16du:dateUtc="2025-08-30T01:37:00Z">
              <w:rPr>
                <w:rStyle w:val="mbin"/>
                <w:rFonts w:ascii="Cambria Math" w:hAnsi="Cambria Math" w:cs="Times New Roman"/>
              </w:rPr>
              <m:t>+</m:t>
            </w:ins>
          </m:r>
          <m:r>
            <w:ins w:id="354" w:author="Peter Jean Paul" w:date="2025-08-30T02:37:00Z" w16du:dateUtc="2025-08-30T01:37:00Z">
              <w:rPr>
                <w:rStyle w:val="mord"/>
                <w:rFonts w:ascii="Cambria Math" w:hAnsi="Cambria Math" w:cs="Times New Roman"/>
              </w:rPr>
              <m:t>α</m:t>
            </w:ins>
          </m:r>
          <m:r>
            <w:ins w:id="355" w:author="Peter Jean Paul" w:date="2025-08-30T02:37:00Z" w16du:dateUtc="2025-08-30T01:37:00Z">
              <w:rPr>
                <w:rStyle w:val="mbin"/>
                <w:rFonts w:ascii="Cambria Math" w:hAnsi="Cambria Math" w:cs="Cambria Math"/>
              </w:rPr>
              <m:t>⋅</m:t>
            </w:ins>
          </m:r>
          <m:r>
            <w:ins w:id="356" w:author="Peter Jean Paul" w:date="2025-08-30T02:37:00Z" w16du:dateUtc="2025-08-30T01:37:00Z">
              <w:rPr>
                <w:rStyle w:val="mopen"/>
                <w:rFonts w:ascii="Cambria Math" w:hAnsi="Cambria Math" w:cs="Times New Roman"/>
              </w:rPr>
              <m:t>[</m:t>
            </w:ins>
          </m:r>
          <m:r>
            <w:ins w:id="357" w:author="Peter Jean Paul" w:date="2025-08-30T02:37:00Z" w16du:dateUtc="2025-08-30T01:37:00Z">
              <w:rPr>
                <w:rStyle w:val="mord"/>
                <w:rFonts w:ascii="Cambria Math" w:hAnsi="Cambria Math" w:cs="Times New Roman"/>
              </w:rPr>
              <m:t>r</m:t>
            </w:ins>
          </m:r>
          <m:r>
            <w:ins w:id="358" w:author="Peter Jean Paul" w:date="2025-08-30T02:37:00Z" w16du:dateUtc="2025-08-30T01:37:00Z">
              <w:rPr>
                <w:rStyle w:val="mbin"/>
                <w:rFonts w:ascii="Cambria Math" w:hAnsi="Cambria Math" w:cs="Times New Roman"/>
              </w:rPr>
              <m:t>+</m:t>
            </w:ins>
          </m:r>
          <m:r>
            <w:ins w:id="359" w:author="Peter Jean Paul" w:date="2025-08-30T02:37:00Z" w16du:dateUtc="2025-08-30T01:37:00Z">
              <w:rPr>
                <w:rStyle w:val="mord"/>
                <w:rFonts w:ascii="Cambria Math" w:hAnsi="Cambria Math" w:cs="Times New Roman"/>
              </w:rPr>
              <m:t>γ</m:t>
            </w:ins>
          </m:r>
          <m:r>
            <w:ins w:id="360" w:author="Peter Jean Paul" w:date="2025-08-30T02:37:00Z" w16du:dateUtc="2025-08-30T01:37:00Z">
              <w:rPr>
                <w:rStyle w:val="mbin"/>
                <w:rFonts w:ascii="Cambria Math" w:hAnsi="Cambria Math" w:cs="Cambria Math"/>
              </w:rPr>
              <m:t>⋅</m:t>
            </w:ins>
          </m:r>
          <m:r>
            <w:ins w:id="361" w:author="Peter Jean Paul" w:date="2025-08-30T02:37:00Z" w16du:dateUtc="2025-08-30T01:37:00Z">
              <w:rPr>
                <w:rStyle w:val="mop"/>
                <w:rFonts w:ascii="Cambria Math" w:hAnsi="Cambria Math" w:cs="Times New Roman"/>
              </w:rPr>
              <m:t>max</m:t>
            </w:ins>
          </m:r>
          <m:r>
            <w:ins w:id="362" w:author="Peter Jean Paul" w:date="2025-08-30T02:37:00Z" w16du:dateUtc="2025-08-30T01:37:00Z">
              <w:rPr>
                <w:rStyle w:val="mord"/>
                <w:rFonts w:ascii="Cambria Math" w:hAnsi="Cambria Math" w:cs="Times New Roman"/>
              </w:rPr>
              <m:t>Q</m:t>
            </w:ins>
          </m:r>
          <m:r>
            <w:ins w:id="363" w:author="Peter Jean Paul" w:date="2025-08-30T02:37:00Z" w16du:dateUtc="2025-08-30T01:37:00Z">
              <w:rPr>
                <w:rStyle w:val="mopen"/>
                <w:rFonts w:ascii="Cambria Math" w:hAnsi="Cambria Math" w:cs="Times New Roman"/>
              </w:rPr>
              <m:t>(</m:t>
            </w:ins>
          </m:r>
          <m:r>
            <w:ins w:id="364" w:author="Peter Jean Paul" w:date="2025-08-30T02:37:00Z" w16du:dateUtc="2025-08-30T01:37:00Z">
              <w:rPr>
                <w:rStyle w:val="mord"/>
                <w:rFonts w:ascii="Cambria Math" w:hAnsi="Cambria Math" w:cs="Times New Roman"/>
              </w:rPr>
              <m:t>s'</m:t>
            </w:ins>
          </m:r>
          <m:r>
            <w:ins w:id="365" w:author="Peter Jean Paul" w:date="2025-08-30T02:37:00Z" w16du:dateUtc="2025-08-30T01:37:00Z">
              <w:rPr>
                <w:rStyle w:val="mpunct"/>
                <w:rFonts w:ascii="Cambria Math" w:hAnsi="Cambria Math" w:cs="Times New Roman"/>
              </w:rPr>
              <m:t>,</m:t>
            </w:ins>
          </m:r>
          <m:r>
            <w:ins w:id="366" w:author="Peter Jean Paul" w:date="2025-08-30T02:37:00Z" w16du:dateUtc="2025-08-30T01:37:00Z">
              <w:rPr>
                <w:rStyle w:val="mord"/>
                <w:rFonts w:ascii="Cambria Math" w:hAnsi="Cambria Math" w:cs="Times New Roman"/>
              </w:rPr>
              <m:t>a'</m:t>
            </w:ins>
          </m:r>
          <m:r>
            <w:ins w:id="367" w:author="Peter Jean Paul" w:date="2025-08-30T02:37:00Z" w16du:dateUtc="2025-08-30T01:37:00Z">
              <w:rPr>
                <w:rStyle w:val="mclose"/>
                <w:rFonts w:ascii="Cambria Math" w:hAnsi="Cambria Math" w:cs="Times New Roman"/>
              </w:rPr>
              <m:t>)</m:t>
            </w:ins>
          </m:r>
          <m:r>
            <w:ins w:id="368" w:author="Peter Jean Paul" w:date="2025-08-30T02:37:00Z" w16du:dateUtc="2025-08-30T01:37:00Z">
              <w:rPr>
                <w:rStyle w:val="mbin"/>
                <w:rFonts w:ascii="Cambria Math" w:hAnsi="Cambria Math" w:cs="Times New Roman"/>
              </w:rPr>
              <m:t>-</m:t>
            </w:ins>
          </m:r>
          <m:r>
            <w:ins w:id="369" w:author="Peter Jean Paul" w:date="2025-08-30T02:37:00Z" w16du:dateUtc="2025-08-30T01:37:00Z">
              <w:rPr>
                <w:rStyle w:val="mord"/>
                <w:rFonts w:ascii="Cambria Math" w:hAnsi="Cambria Math" w:cs="Times New Roman"/>
              </w:rPr>
              <m:t>Q</m:t>
            </w:ins>
          </m:r>
          <m:r>
            <w:ins w:id="370" w:author="Peter Jean Paul" w:date="2025-08-30T02:37:00Z" w16du:dateUtc="2025-08-30T01:37:00Z">
              <w:rPr>
                <w:rStyle w:val="mopen"/>
                <w:rFonts w:ascii="Cambria Math" w:hAnsi="Cambria Math" w:cs="Times New Roman"/>
              </w:rPr>
              <m:t>(</m:t>
            </w:ins>
          </m:r>
          <m:r>
            <w:ins w:id="371" w:author="Peter Jean Paul" w:date="2025-08-30T02:37:00Z" w16du:dateUtc="2025-08-30T01:37:00Z">
              <w:rPr>
                <w:rStyle w:val="mord"/>
                <w:rFonts w:ascii="Cambria Math" w:hAnsi="Cambria Math" w:cs="Times New Roman"/>
              </w:rPr>
              <m:t>s</m:t>
            </w:ins>
          </m:r>
          <m:r>
            <w:ins w:id="372" w:author="Peter Jean Paul" w:date="2025-08-30T02:37:00Z" w16du:dateUtc="2025-08-30T01:37:00Z">
              <w:rPr>
                <w:rStyle w:val="mpunct"/>
                <w:rFonts w:ascii="Cambria Math" w:hAnsi="Cambria Math" w:cs="Times New Roman"/>
              </w:rPr>
              <m:t>,</m:t>
            </w:ins>
          </m:r>
          <m:r>
            <w:ins w:id="373" w:author="Peter Jean Paul" w:date="2025-08-30T02:37:00Z" w16du:dateUtc="2025-08-30T01:37:00Z">
              <w:rPr>
                <w:rStyle w:val="mord"/>
                <w:rFonts w:ascii="Cambria Math" w:hAnsi="Cambria Math" w:cs="Times New Roman"/>
              </w:rPr>
              <m:t>a</m:t>
            </w:ins>
          </m:r>
          <m:r>
            <w:ins w:id="374" w:author="Peter Jean Paul" w:date="2025-08-30T02:37:00Z" w16du:dateUtc="2025-08-30T01:37:00Z">
              <w:rPr>
                <w:rStyle w:val="mclose"/>
                <w:rFonts w:ascii="Cambria Math" w:hAnsi="Cambria Math" w:cs="Times New Roman"/>
              </w:rPr>
              <m:t>)]</m:t>
            </w:ins>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836"/>
        <w:gridCol w:w="7"/>
      </w:tblGrid>
      <w:tr w:rsidR="00FA4007" w:rsidRPr="00854F3D" w14:paraId="51F49B8C" w14:textId="77777777" w:rsidTr="00A7140E">
        <w:trPr>
          <w:gridAfter w:val="1"/>
          <w:wAfter w:w="7" w:type="dxa"/>
          <w:ins w:id="375" w:author="Peter Jean Paul" w:date="2025-08-30T02:37:00Z"/>
        </w:trPr>
        <w:tc>
          <w:tcPr>
            <w:tcW w:w="2262" w:type="dxa"/>
            <w:gridSpan w:val="2"/>
            <w:tcBorders>
              <w:bottom w:val="single" w:sz="4" w:space="0" w:color="auto"/>
            </w:tcBorders>
          </w:tcPr>
          <w:p w14:paraId="62B4ECFD" w14:textId="77777777" w:rsidR="00FA4007" w:rsidRPr="00854F3D" w:rsidRDefault="00FA4007" w:rsidP="00A7140E">
            <w:pPr>
              <w:pStyle w:val="NormalWeb"/>
              <w:jc w:val="both"/>
              <w:rPr>
                <w:ins w:id="376" w:author="Peter Jean Paul" w:date="2025-08-30T02:37:00Z" w16du:dateUtc="2025-08-30T01:37:00Z"/>
              </w:rPr>
            </w:pPr>
            <w:ins w:id="377" w:author="Peter Jean Paul" w:date="2025-08-30T02:37:00Z" w16du:dateUtc="2025-08-30T01:37:00Z">
              <w:r w:rsidRPr="00854F3D">
                <w:t>Where:</w:t>
              </w:r>
            </w:ins>
          </w:p>
        </w:tc>
      </w:tr>
      <w:tr w:rsidR="00FA4007" w:rsidRPr="00854F3D" w14:paraId="0699F595" w14:textId="77777777" w:rsidTr="00A7140E">
        <w:trPr>
          <w:ins w:id="378" w:author="Peter Jean Paul" w:date="2025-08-30T02:37:00Z"/>
        </w:trPr>
        <w:tc>
          <w:tcPr>
            <w:tcW w:w="426" w:type="dxa"/>
            <w:tcBorders>
              <w:top w:val="single" w:sz="4" w:space="0" w:color="auto"/>
            </w:tcBorders>
          </w:tcPr>
          <w:p w14:paraId="30002A71" w14:textId="77777777" w:rsidR="00FA4007" w:rsidRPr="00854F3D" w:rsidRDefault="00FA4007" w:rsidP="00A7140E">
            <w:pPr>
              <w:pStyle w:val="NormalWeb"/>
              <w:jc w:val="both"/>
              <w:rPr>
                <w:ins w:id="379" w:author="Peter Jean Paul" w:date="2025-08-30T02:37:00Z" w16du:dateUtc="2025-08-30T01:37:00Z"/>
              </w:rPr>
            </w:pPr>
            <w:ins w:id="380" w:author="Peter Jean Paul" w:date="2025-08-30T02:37:00Z" w16du:dateUtc="2025-08-30T01:37:00Z">
              <w:r w:rsidRPr="00854F3D">
                <w:rPr>
                  <w:rStyle w:val="mord"/>
                  <w:rFonts w:eastAsiaTheme="majorEastAsia"/>
                </w:rPr>
                <w:t>s</w:t>
              </w:r>
              <w:r w:rsidRPr="00854F3D">
                <w:t xml:space="preserve"> </w:t>
              </w:r>
            </w:ins>
          </w:p>
        </w:tc>
        <w:tc>
          <w:tcPr>
            <w:tcW w:w="1843" w:type="dxa"/>
            <w:gridSpan w:val="2"/>
            <w:tcBorders>
              <w:top w:val="single" w:sz="4" w:space="0" w:color="auto"/>
            </w:tcBorders>
          </w:tcPr>
          <w:p w14:paraId="11691010" w14:textId="77777777" w:rsidR="00FA4007" w:rsidRPr="00854F3D" w:rsidRDefault="00FA4007" w:rsidP="00A7140E">
            <w:pPr>
              <w:pStyle w:val="NormalWeb"/>
              <w:jc w:val="both"/>
              <w:rPr>
                <w:ins w:id="381" w:author="Peter Jean Paul" w:date="2025-08-30T02:37:00Z" w16du:dateUtc="2025-08-30T01:37:00Z"/>
              </w:rPr>
            </w:pPr>
            <w:ins w:id="382" w:author="Peter Jean Paul" w:date="2025-08-30T02:37:00Z" w16du:dateUtc="2025-08-30T01:37:00Z">
              <w:r w:rsidRPr="00854F3D">
                <w:t>current state</w:t>
              </w:r>
            </w:ins>
          </w:p>
        </w:tc>
      </w:tr>
      <w:tr w:rsidR="00FA4007" w:rsidRPr="00854F3D" w14:paraId="1251FB4D" w14:textId="77777777" w:rsidTr="00A7140E">
        <w:trPr>
          <w:ins w:id="383" w:author="Peter Jean Paul" w:date="2025-08-30T02:37:00Z"/>
        </w:trPr>
        <w:tc>
          <w:tcPr>
            <w:tcW w:w="426" w:type="dxa"/>
          </w:tcPr>
          <w:p w14:paraId="5B6EF858" w14:textId="77777777" w:rsidR="00FA4007" w:rsidRPr="00854F3D" w:rsidRDefault="00FA4007" w:rsidP="00A7140E">
            <w:pPr>
              <w:pStyle w:val="NormalWeb"/>
              <w:jc w:val="both"/>
              <w:rPr>
                <w:ins w:id="384" w:author="Peter Jean Paul" w:date="2025-08-30T02:37:00Z" w16du:dateUtc="2025-08-30T01:37:00Z"/>
              </w:rPr>
            </w:pPr>
            <w:ins w:id="385" w:author="Peter Jean Paul" w:date="2025-08-30T02:37:00Z" w16du:dateUtc="2025-08-30T01:37:00Z">
              <w:r w:rsidRPr="00854F3D">
                <w:rPr>
                  <w:rStyle w:val="mord"/>
                  <w:rFonts w:eastAsiaTheme="majorEastAsia"/>
                </w:rPr>
                <w:t>a</w:t>
              </w:r>
              <w:r w:rsidRPr="00854F3D">
                <w:t xml:space="preserve"> </w:t>
              </w:r>
            </w:ins>
          </w:p>
        </w:tc>
        <w:tc>
          <w:tcPr>
            <w:tcW w:w="1843" w:type="dxa"/>
            <w:gridSpan w:val="2"/>
          </w:tcPr>
          <w:p w14:paraId="4B3A300B" w14:textId="77777777" w:rsidR="00FA4007" w:rsidRPr="00854F3D" w:rsidRDefault="00FA4007" w:rsidP="00A7140E">
            <w:pPr>
              <w:pStyle w:val="NormalWeb"/>
              <w:jc w:val="both"/>
              <w:rPr>
                <w:ins w:id="386" w:author="Peter Jean Paul" w:date="2025-08-30T02:37:00Z" w16du:dateUtc="2025-08-30T01:37:00Z"/>
              </w:rPr>
            </w:pPr>
            <w:ins w:id="387" w:author="Peter Jean Paul" w:date="2025-08-30T02:37:00Z" w16du:dateUtc="2025-08-30T01:37:00Z">
              <w:r w:rsidRPr="00854F3D">
                <w:t xml:space="preserve"> action taken</w:t>
              </w:r>
            </w:ins>
          </w:p>
        </w:tc>
      </w:tr>
      <w:tr w:rsidR="00FA4007" w:rsidRPr="00854F3D" w14:paraId="632409F3" w14:textId="77777777" w:rsidTr="00A7140E">
        <w:trPr>
          <w:ins w:id="388" w:author="Peter Jean Paul" w:date="2025-08-30T02:37:00Z"/>
        </w:trPr>
        <w:tc>
          <w:tcPr>
            <w:tcW w:w="426" w:type="dxa"/>
          </w:tcPr>
          <w:p w14:paraId="6E2282A0" w14:textId="77777777" w:rsidR="00FA4007" w:rsidRPr="00854F3D" w:rsidRDefault="00FA4007" w:rsidP="00A7140E">
            <w:pPr>
              <w:pStyle w:val="NormalWeb"/>
              <w:jc w:val="both"/>
              <w:rPr>
                <w:ins w:id="389" w:author="Peter Jean Paul" w:date="2025-08-30T02:37:00Z" w16du:dateUtc="2025-08-30T01:37:00Z"/>
              </w:rPr>
            </w:pPr>
            <w:ins w:id="390" w:author="Peter Jean Paul" w:date="2025-08-30T02:37:00Z" w16du:dateUtc="2025-08-30T01:37:00Z">
              <w:r w:rsidRPr="00854F3D">
                <w:rPr>
                  <w:rStyle w:val="mord"/>
                  <w:rFonts w:eastAsiaTheme="majorEastAsia"/>
                </w:rPr>
                <w:t>r</w:t>
              </w:r>
              <w:r w:rsidRPr="00854F3D">
                <w:t xml:space="preserve"> </w:t>
              </w:r>
            </w:ins>
          </w:p>
        </w:tc>
        <w:tc>
          <w:tcPr>
            <w:tcW w:w="1843" w:type="dxa"/>
            <w:gridSpan w:val="2"/>
          </w:tcPr>
          <w:p w14:paraId="3CFA232B" w14:textId="77777777" w:rsidR="00FA4007" w:rsidRPr="00854F3D" w:rsidRDefault="00FA4007" w:rsidP="00A7140E">
            <w:pPr>
              <w:pStyle w:val="NormalWeb"/>
              <w:jc w:val="both"/>
              <w:rPr>
                <w:ins w:id="391" w:author="Peter Jean Paul" w:date="2025-08-30T02:37:00Z" w16du:dateUtc="2025-08-30T01:37:00Z"/>
              </w:rPr>
            </w:pPr>
            <w:ins w:id="392" w:author="Peter Jean Paul" w:date="2025-08-30T02:37:00Z" w16du:dateUtc="2025-08-30T01:37:00Z">
              <w:r w:rsidRPr="00854F3D">
                <w:t xml:space="preserve"> reward received</w:t>
              </w:r>
            </w:ins>
          </w:p>
        </w:tc>
      </w:tr>
      <w:tr w:rsidR="00FA4007" w:rsidRPr="00854F3D" w14:paraId="40DECC42" w14:textId="77777777" w:rsidTr="00A7140E">
        <w:trPr>
          <w:ins w:id="393" w:author="Peter Jean Paul" w:date="2025-08-30T02:37:00Z"/>
        </w:trPr>
        <w:tc>
          <w:tcPr>
            <w:tcW w:w="426" w:type="dxa"/>
          </w:tcPr>
          <w:p w14:paraId="789EAD9A" w14:textId="77777777" w:rsidR="00FA4007" w:rsidRPr="00854F3D" w:rsidRDefault="00FA4007" w:rsidP="00A7140E">
            <w:pPr>
              <w:pStyle w:val="NormalWeb"/>
              <w:jc w:val="both"/>
              <w:rPr>
                <w:ins w:id="394" w:author="Peter Jean Paul" w:date="2025-08-30T02:37:00Z" w16du:dateUtc="2025-08-30T01:37:00Z"/>
              </w:rPr>
            </w:pPr>
            <w:ins w:id="395" w:author="Peter Jean Paul" w:date="2025-08-30T02:37:00Z" w16du:dateUtc="2025-08-30T01:37:00Z">
              <w:r w:rsidRPr="00854F3D">
                <w:rPr>
                  <w:rStyle w:val="mord"/>
                  <w:rFonts w:eastAsiaTheme="majorEastAsia"/>
                </w:rPr>
                <w:t>s′</w:t>
              </w:r>
              <w:r w:rsidRPr="00854F3D">
                <w:t xml:space="preserve"> </w:t>
              </w:r>
            </w:ins>
          </w:p>
        </w:tc>
        <w:tc>
          <w:tcPr>
            <w:tcW w:w="1843" w:type="dxa"/>
            <w:gridSpan w:val="2"/>
          </w:tcPr>
          <w:p w14:paraId="7A76F696" w14:textId="77777777" w:rsidR="00FA4007" w:rsidRPr="00854F3D" w:rsidRDefault="00FA4007" w:rsidP="00A7140E">
            <w:pPr>
              <w:pStyle w:val="NormalWeb"/>
              <w:jc w:val="both"/>
              <w:rPr>
                <w:ins w:id="396" w:author="Peter Jean Paul" w:date="2025-08-30T02:37:00Z" w16du:dateUtc="2025-08-30T01:37:00Z"/>
              </w:rPr>
            </w:pPr>
            <w:ins w:id="397" w:author="Peter Jean Paul" w:date="2025-08-30T02:37:00Z" w16du:dateUtc="2025-08-30T01:37:00Z">
              <w:r w:rsidRPr="00854F3D">
                <w:t xml:space="preserve"> new state</w:t>
              </w:r>
            </w:ins>
          </w:p>
        </w:tc>
      </w:tr>
      <w:tr w:rsidR="00FA4007" w:rsidRPr="00854F3D" w14:paraId="7152EF4E" w14:textId="77777777" w:rsidTr="00A7140E">
        <w:trPr>
          <w:ins w:id="398" w:author="Peter Jean Paul" w:date="2025-08-30T02:37:00Z"/>
        </w:trPr>
        <w:tc>
          <w:tcPr>
            <w:tcW w:w="426" w:type="dxa"/>
          </w:tcPr>
          <w:p w14:paraId="3E4ECBE1" w14:textId="77777777" w:rsidR="00FA4007" w:rsidRPr="00854F3D" w:rsidRDefault="00FA4007" w:rsidP="00A7140E">
            <w:pPr>
              <w:pStyle w:val="NormalWeb"/>
              <w:jc w:val="both"/>
              <w:rPr>
                <w:ins w:id="399" w:author="Peter Jean Paul" w:date="2025-08-30T02:37:00Z" w16du:dateUtc="2025-08-30T01:37:00Z"/>
              </w:rPr>
            </w:pPr>
            <w:ins w:id="400" w:author="Peter Jean Paul" w:date="2025-08-30T02:37:00Z" w16du:dateUtc="2025-08-30T01:37:00Z">
              <w:r w:rsidRPr="00854F3D">
                <w:rPr>
                  <w:rStyle w:val="mord"/>
                  <w:rFonts w:eastAsiaTheme="majorEastAsia"/>
                </w:rPr>
                <w:t>α</w:t>
              </w:r>
              <w:r w:rsidRPr="00854F3D">
                <w:t xml:space="preserve"> </w:t>
              </w:r>
            </w:ins>
          </w:p>
        </w:tc>
        <w:tc>
          <w:tcPr>
            <w:tcW w:w="1843" w:type="dxa"/>
            <w:gridSpan w:val="2"/>
          </w:tcPr>
          <w:p w14:paraId="6FF050A6" w14:textId="77777777" w:rsidR="00FA4007" w:rsidRPr="00854F3D" w:rsidRDefault="00FA4007" w:rsidP="00A7140E">
            <w:pPr>
              <w:pStyle w:val="NormalWeb"/>
              <w:jc w:val="both"/>
              <w:rPr>
                <w:ins w:id="401" w:author="Peter Jean Paul" w:date="2025-08-30T02:37:00Z" w16du:dateUtc="2025-08-30T01:37:00Z"/>
              </w:rPr>
            </w:pPr>
            <w:ins w:id="402" w:author="Peter Jean Paul" w:date="2025-08-30T02:37:00Z" w16du:dateUtc="2025-08-30T01:37:00Z">
              <w:r w:rsidRPr="00854F3D">
                <w:t xml:space="preserve"> learning rate</w:t>
              </w:r>
            </w:ins>
          </w:p>
        </w:tc>
      </w:tr>
      <w:tr w:rsidR="00FA4007" w:rsidRPr="00854F3D" w14:paraId="655BC4A8" w14:textId="77777777" w:rsidTr="00A7140E">
        <w:trPr>
          <w:ins w:id="403" w:author="Peter Jean Paul" w:date="2025-08-30T02:37:00Z"/>
        </w:trPr>
        <w:tc>
          <w:tcPr>
            <w:tcW w:w="426" w:type="dxa"/>
            <w:tcBorders>
              <w:bottom w:val="single" w:sz="4" w:space="0" w:color="auto"/>
            </w:tcBorders>
          </w:tcPr>
          <w:p w14:paraId="15B37F0C" w14:textId="77777777" w:rsidR="00FA4007" w:rsidRPr="00854F3D" w:rsidRDefault="00FA4007" w:rsidP="00A7140E">
            <w:pPr>
              <w:pStyle w:val="NormalWeb"/>
              <w:jc w:val="both"/>
              <w:rPr>
                <w:ins w:id="404" w:author="Peter Jean Paul" w:date="2025-08-30T02:37:00Z" w16du:dateUtc="2025-08-30T01:37:00Z"/>
              </w:rPr>
            </w:pPr>
            <w:ins w:id="405" w:author="Peter Jean Paul" w:date="2025-08-30T02:37:00Z" w16du:dateUtc="2025-08-30T01:37:00Z">
              <w:r w:rsidRPr="00854F3D">
                <w:rPr>
                  <w:rStyle w:val="mord"/>
                  <w:rFonts w:eastAsiaTheme="majorEastAsia"/>
                </w:rPr>
                <w:t>γ</w:t>
              </w:r>
              <w:r w:rsidRPr="00854F3D">
                <w:t xml:space="preserve"> </w:t>
              </w:r>
            </w:ins>
          </w:p>
        </w:tc>
        <w:tc>
          <w:tcPr>
            <w:tcW w:w="1843" w:type="dxa"/>
            <w:gridSpan w:val="2"/>
            <w:tcBorders>
              <w:bottom w:val="single" w:sz="4" w:space="0" w:color="auto"/>
            </w:tcBorders>
          </w:tcPr>
          <w:p w14:paraId="221D9EA4" w14:textId="77777777" w:rsidR="00FA4007" w:rsidRPr="00854F3D" w:rsidRDefault="00FA4007" w:rsidP="00A7140E">
            <w:pPr>
              <w:pStyle w:val="NormalWeb"/>
              <w:jc w:val="both"/>
              <w:rPr>
                <w:ins w:id="406" w:author="Peter Jean Paul" w:date="2025-08-30T02:37:00Z" w16du:dateUtc="2025-08-30T01:37:00Z"/>
              </w:rPr>
            </w:pPr>
            <w:ins w:id="407" w:author="Peter Jean Paul" w:date="2025-08-30T02:37:00Z" w16du:dateUtc="2025-08-30T01:37:00Z">
              <w:r w:rsidRPr="00854F3D">
                <w:t>discount facto</w:t>
              </w:r>
            </w:ins>
          </w:p>
        </w:tc>
      </w:tr>
    </w:tbl>
    <w:p w14:paraId="0C943B06" w14:textId="77777777" w:rsidR="00FA4007" w:rsidRPr="00CC3457" w:rsidRDefault="00FA4007" w:rsidP="00FA4007">
      <w:pPr>
        <w:pStyle w:val="NormalWeb"/>
        <w:spacing w:line="360" w:lineRule="auto"/>
        <w:jc w:val="both"/>
        <w:rPr>
          <w:ins w:id="408" w:author="Peter Jean Paul" w:date="2025-08-30T02:37:00Z" w16du:dateUtc="2025-08-30T01:37:00Z"/>
        </w:rPr>
      </w:pPr>
    </w:p>
    <w:p w14:paraId="2DA90E6D" w14:textId="77777777" w:rsidR="00FA4007" w:rsidRDefault="00FA4007" w:rsidP="00FA4007">
      <w:pPr>
        <w:pStyle w:val="NormalWeb"/>
        <w:jc w:val="both"/>
        <w:rPr>
          <w:ins w:id="409" w:author="Peter Jean Paul" w:date="2025-08-30T02:37:00Z" w16du:dateUtc="2025-08-30T01:37:00Z"/>
          <w:b/>
          <w:bCs/>
        </w:rPr>
      </w:pPr>
      <w:ins w:id="410" w:author="Peter Jean Paul" w:date="2025-08-30T02:37:00Z" w16du:dateUtc="2025-08-30T01:37:00Z">
        <w:r w:rsidRPr="0095433B">
          <w:rPr>
            <w:b/>
            <w:bCs/>
          </w:rPr>
          <w:t>How the Q-Table Was Trained</w:t>
        </w:r>
      </w:ins>
    </w:p>
    <w:p w14:paraId="499B3CBF" w14:textId="77777777" w:rsidR="00FA4007" w:rsidRDefault="00FA4007" w:rsidP="00FA4007">
      <w:pPr>
        <w:pStyle w:val="NormalWeb"/>
        <w:spacing w:line="360" w:lineRule="auto"/>
        <w:jc w:val="both"/>
        <w:rPr>
          <w:ins w:id="411" w:author="Peter Jean Paul" w:date="2025-08-30T02:37:00Z" w16du:dateUtc="2025-08-30T01:37:00Z"/>
        </w:rPr>
      </w:pPr>
      <w:ins w:id="412" w:author="Peter Jean Paul" w:date="2025-08-30T02:37:00Z" w16du:dateUtc="2025-08-30T01:37:00Z">
        <w:r w:rsidRPr="0095433B">
          <w:t>The process of the training was carried out in four significant steps:</w:t>
        </w:r>
      </w:ins>
    </w:p>
    <w:p w14:paraId="63763A5C" w14:textId="77777777" w:rsidR="00FA4007" w:rsidRPr="0095433B" w:rsidRDefault="00FA4007" w:rsidP="00FA4007">
      <w:pPr>
        <w:pStyle w:val="NormalWeb"/>
        <w:spacing w:line="360" w:lineRule="auto"/>
        <w:jc w:val="both"/>
        <w:rPr>
          <w:ins w:id="413" w:author="Peter Jean Paul" w:date="2025-08-30T02:37:00Z" w16du:dateUtc="2025-08-30T01:37:00Z"/>
        </w:rPr>
      </w:pPr>
      <w:ins w:id="414" w:author="Peter Jean Paul" w:date="2025-08-30T02:37:00Z" w16du:dateUtc="2025-08-30T01:37:00Z">
        <w:r w:rsidRPr="0095433B">
          <w:t>Step 1: Initial Setup</w:t>
        </w:r>
      </w:ins>
    </w:p>
    <w:p w14:paraId="49A9C67E" w14:textId="77777777" w:rsidR="00FA4007" w:rsidRDefault="00FA4007" w:rsidP="00FA4007">
      <w:pPr>
        <w:pStyle w:val="NormalWeb"/>
        <w:numPr>
          <w:ilvl w:val="0"/>
          <w:numId w:val="23"/>
        </w:numPr>
        <w:spacing w:line="360" w:lineRule="auto"/>
        <w:jc w:val="both"/>
        <w:rPr>
          <w:ins w:id="415" w:author="Peter Jean Paul" w:date="2025-08-30T02:37:00Z" w16du:dateUtc="2025-08-30T01:37:00Z"/>
        </w:rPr>
      </w:pPr>
      <w:ins w:id="416" w:author="Peter Jean Paul" w:date="2025-08-30T02:37:00Z" w16du:dateUtc="2025-08-30T01:37:00Z">
        <w:r w:rsidRPr="0095433B">
          <w:t>All possible states (e.g. low points, medium points, high points) and all possible actions (Recycle, Donate, Volunteer, etc.) were specified.</w:t>
        </w:r>
        <w:r>
          <w:t xml:space="preserve"> </w:t>
        </w:r>
      </w:ins>
    </w:p>
    <w:p w14:paraId="1130BF45" w14:textId="2D2F96C4" w:rsidR="00FA4007" w:rsidRPr="0095433B" w:rsidRDefault="00FA4007" w:rsidP="00FA4007">
      <w:pPr>
        <w:pStyle w:val="NormalWeb"/>
        <w:numPr>
          <w:ilvl w:val="0"/>
          <w:numId w:val="23"/>
        </w:numPr>
        <w:spacing w:line="360" w:lineRule="auto"/>
        <w:jc w:val="both"/>
        <w:rPr>
          <w:ins w:id="417" w:author="Peter Jean Paul" w:date="2025-08-30T02:37:00Z" w16du:dateUtc="2025-08-30T01:37:00Z"/>
        </w:rPr>
      </w:pPr>
      <w:ins w:id="418" w:author="Peter Jean Paul" w:date="2025-08-30T02:37:00Z" w16du:dateUtc="2025-08-30T01:37:00Z">
        <w:r w:rsidRPr="0095433B">
          <w:t xml:space="preserve">A reward matrix was </w:t>
        </w:r>
        <w:del w:id="419" w:author="VAMSI KRISHNA KANCHARAPU" w:date="2025-09-01T17:02:00Z" w16du:dateUtc="2025-09-01T16:02:00Z">
          <w:r w:rsidRPr="0095433B" w:rsidDel="008722D1">
            <w:delText>constructed -rewards</w:delText>
          </w:r>
        </w:del>
      </w:ins>
      <w:ins w:id="420" w:author="VAMSI KRISHNA KANCHARAPU" w:date="2025-09-01T17:02:00Z" w16du:dateUtc="2025-09-01T16:02:00Z">
        <w:r w:rsidR="008722D1" w:rsidRPr="0095433B">
          <w:t>constructed</w:t>
        </w:r>
        <w:r w:rsidR="008722D1">
          <w:t>,</w:t>
        </w:r>
        <w:r w:rsidR="008722D1" w:rsidRPr="0095433B">
          <w:t xml:space="preserve"> rewards</w:t>
        </w:r>
      </w:ins>
      <w:ins w:id="421" w:author="Peter Jean Paul" w:date="2025-08-30T02:37:00Z" w16du:dateUtc="2025-08-30T01:37:00Z">
        <w:r w:rsidRPr="0095433B">
          <w:t xml:space="preserve"> on more significant action such as donation being assigned more rewards.</w:t>
        </w:r>
      </w:ins>
    </w:p>
    <w:p w14:paraId="16267856" w14:textId="77777777" w:rsidR="00FA4007" w:rsidRPr="0095433B" w:rsidRDefault="00FA4007" w:rsidP="00FA4007">
      <w:pPr>
        <w:pStyle w:val="NormalWeb"/>
        <w:spacing w:line="360" w:lineRule="auto"/>
        <w:jc w:val="both"/>
        <w:rPr>
          <w:ins w:id="422" w:author="Peter Jean Paul" w:date="2025-08-30T02:37:00Z" w16du:dateUtc="2025-08-30T01:37:00Z"/>
        </w:rPr>
      </w:pPr>
      <w:ins w:id="423" w:author="Peter Jean Paul" w:date="2025-08-30T02:37:00Z" w16du:dateUtc="2025-08-30T01:37:00Z">
        <w:r w:rsidRPr="0095433B">
          <w:t>Step 2: Exploration</w:t>
        </w:r>
      </w:ins>
    </w:p>
    <w:p w14:paraId="5CE32C8B" w14:textId="77777777" w:rsidR="00FA4007" w:rsidRPr="0095433B" w:rsidRDefault="00FA4007" w:rsidP="00FA4007">
      <w:pPr>
        <w:pStyle w:val="NormalWeb"/>
        <w:numPr>
          <w:ilvl w:val="0"/>
          <w:numId w:val="24"/>
        </w:numPr>
        <w:spacing w:line="360" w:lineRule="auto"/>
        <w:jc w:val="both"/>
        <w:rPr>
          <w:ins w:id="424" w:author="Peter Jean Paul" w:date="2025-08-30T02:37:00Z" w16du:dateUtc="2025-08-30T01:37:00Z"/>
        </w:rPr>
      </w:pPr>
      <w:ins w:id="425" w:author="Peter Jean Paul" w:date="2025-08-30T02:37:00Z" w16du:dateUtc="2025-08-30T01:37:00Z">
        <w:r w:rsidRPr="0095433B">
          <w:t>The model started experimenting on the various actions in each state.</w:t>
        </w:r>
      </w:ins>
    </w:p>
    <w:p w14:paraId="1230BE45" w14:textId="77777777" w:rsidR="00FA4007" w:rsidRPr="0095433B" w:rsidRDefault="00FA4007" w:rsidP="00FA4007">
      <w:pPr>
        <w:pStyle w:val="NormalWeb"/>
        <w:numPr>
          <w:ilvl w:val="0"/>
          <w:numId w:val="24"/>
        </w:numPr>
        <w:spacing w:line="360" w:lineRule="auto"/>
        <w:jc w:val="both"/>
        <w:rPr>
          <w:ins w:id="426" w:author="Peter Jean Paul" w:date="2025-08-30T02:37:00Z" w16du:dateUtc="2025-08-30T01:37:00Z"/>
        </w:rPr>
      </w:pPr>
      <w:ins w:id="427" w:author="Peter Jean Paul" w:date="2025-08-30T02:37:00Z" w16du:dateUtc="2025-08-30T01:37:00Z">
        <w:r w:rsidRPr="0095433B">
          <w:lastRenderedPageBreak/>
          <w:t>It studied the extent to which action received a reward (points), under various circumstances.</w:t>
        </w:r>
      </w:ins>
    </w:p>
    <w:p w14:paraId="73001483" w14:textId="77777777" w:rsidR="00FA4007" w:rsidRPr="0095433B" w:rsidRDefault="00FA4007" w:rsidP="00FA4007">
      <w:pPr>
        <w:pStyle w:val="NormalWeb"/>
        <w:spacing w:line="360" w:lineRule="auto"/>
        <w:jc w:val="both"/>
        <w:rPr>
          <w:ins w:id="428" w:author="Peter Jean Paul" w:date="2025-08-30T02:37:00Z" w16du:dateUtc="2025-08-30T01:37:00Z"/>
        </w:rPr>
      </w:pPr>
      <w:ins w:id="429" w:author="Peter Jean Paul" w:date="2025-08-30T02:37:00Z" w16du:dateUtc="2025-08-30T01:37:00Z">
        <w:r w:rsidRPr="0095433B">
          <w:t>Step 3: Learning</w:t>
        </w:r>
      </w:ins>
    </w:p>
    <w:p w14:paraId="651FCF50" w14:textId="77777777" w:rsidR="00FA4007" w:rsidRDefault="00FA4007" w:rsidP="00FA4007">
      <w:pPr>
        <w:pStyle w:val="NormalWeb"/>
        <w:numPr>
          <w:ilvl w:val="0"/>
          <w:numId w:val="25"/>
        </w:numPr>
        <w:spacing w:line="360" w:lineRule="auto"/>
        <w:jc w:val="both"/>
        <w:rPr>
          <w:ins w:id="430" w:author="Peter Jean Paul" w:date="2025-08-30T02:37:00Z" w16du:dateUtc="2025-08-30T01:37:00Z"/>
        </w:rPr>
      </w:pPr>
      <w:ins w:id="431" w:author="Peter Jean Paul" w:date="2025-08-30T02:37:00Z" w16du:dateUtc="2025-08-30T01:37:00Z">
        <w:r w:rsidRPr="0095433B">
          <w:t>Based on the reward obtained and the future reward that would be obtained, the Q-values (scores) were updated after every action using the Bellman Equation.</w:t>
        </w:r>
      </w:ins>
    </w:p>
    <w:p w14:paraId="1061154B" w14:textId="77777777" w:rsidR="00FA4007" w:rsidRPr="0095433B" w:rsidRDefault="00FA4007" w:rsidP="00FA4007">
      <w:pPr>
        <w:pStyle w:val="NormalWeb"/>
        <w:numPr>
          <w:ilvl w:val="0"/>
          <w:numId w:val="25"/>
        </w:numPr>
        <w:spacing w:line="360" w:lineRule="auto"/>
        <w:jc w:val="both"/>
        <w:rPr>
          <w:ins w:id="432" w:author="Peter Jean Paul" w:date="2025-08-30T02:37:00Z" w16du:dateUtc="2025-08-30T01:37:00Z"/>
        </w:rPr>
      </w:pPr>
      <w:ins w:id="433" w:author="Peter Jean Paul" w:date="2025-08-30T02:37:00Z" w16du:dateUtc="2025-08-30T01:37:00Z">
        <w:r w:rsidRPr="0095433B">
          <w:t>The model was run through numerous cycles (referred to as episodes) and therefore had the opportunity to learn through several tries.</w:t>
        </w:r>
      </w:ins>
    </w:p>
    <w:p w14:paraId="777AA0EE" w14:textId="77777777" w:rsidR="00FA4007" w:rsidRPr="0095433B" w:rsidRDefault="00FA4007" w:rsidP="00FA4007">
      <w:pPr>
        <w:pStyle w:val="NormalWeb"/>
        <w:spacing w:line="360" w:lineRule="auto"/>
        <w:jc w:val="both"/>
        <w:rPr>
          <w:ins w:id="434" w:author="Peter Jean Paul" w:date="2025-08-30T02:37:00Z" w16du:dateUtc="2025-08-30T01:37:00Z"/>
        </w:rPr>
      </w:pPr>
      <w:ins w:id="435" w:author="Peter Jean Paul" w:date="2025-08-30T02:37:00Z" w16du:dateUtc="2025-08-30T01:37:00Z">
        <w:r w:rsidRPr="0095433B">
          <w:t>Step 4: Final Q-Table Generation</w:t>
        </w:r>
      </w:ins>
    </w:p>
    <w:p w14:paraId="367CBDA0" w14:textId="77777777" w:rsidR="00FA4007" w:rsidRPr="0095433B" w:rsidRDefault="00FA4007" w:rsidP="00FA4007">
      <w:pPr>
        <w:pStyle w:val="NormalWeb"/>
        <w:numPr>
          <w:ilvl w:val="0"/>
          <w:numId w:val="26"/>
        </w:numPr>
        <w:spacing w:line="360" w:lineRule="auto"/>
        <w:jc w:val="both"/>
        <w:rPr>
          <w:ins w:id="436" w:author="Peter Jean Paul" w:date="2025-08-30T02:37:00Z" w16du:dateUtc="2025-08-30T01:37:00Z"/>
        </w:rPr>
      </w:pPr>
      <w:ins w:id="437" w:author="Peter Jean Paul" w:date="2025-08-30T02:37:00Z" w16du:dateUtc="2025-08-30T01:37:00Z">
        <w:r w:rsidRPr="0095433B">
          <w:t>A stable Q-table was produced after training. This table assists the system in determining what is the best step to take of a user according to his/her current point level.</w:t>
        </w:r>
      </w:ins>
    </w:p>
    <w:p w14:paraId="6A838401" w14:textId="3B6A593C" w:rsidR="00FA4007" w:rsidRDefault="00FA4007" w:rsidP="00FA4007">
      <w:pPr>
        <w:pStyle w:val="NormalWeb"/>
        <w:spacing w:line="360" w:lineRule="auto"/>
        <w:jc w:val="both"/>
        <w:rPr>
          <w:ins w:id="438" w:author="Peter Jean Paul" w:date="2025-08-30T02:37:00Z" w16du:dateUtc="2025-08-30T01:37:00Z"/>
        </w:rPr>
      </w:pPr>
      <w:ins w:id="439" w:author="Peter Jean Paul" w:date="2025-08-30T02:37:00Z" w16du:dateUtc="2025-08-30T01:37:00Z">
        <w:r w:rsidRPr="0095433B">
          <w:t xml:space="preserve">It was implemented in </w:t>
        </w:r>
        <w:del w:id="440" w:author="VAMSI KRISHNA KANCHARAPU" w:date="2025-09-01T17:08:00Z" w16du:dateUtc="2025-09-01T16:08:00Z">
          <w:r w:rsidRPr="0095433B" w:rsidDel="008722D1">
            <w:delText>Python</w:delText>
          </w:r>
        </w:del>
      </w:ins>
      <w:ins w:id="441" w:author="VAMSI KRISHNA KANCHARAPU" w:date="2025-09-01T17:08:00Z" w16du:dateUtc="2025-09-01T16:08:00Z">
        <w:r w:rsidR="008722D1" w:rsidRPr="0095433B">
          <w:t>Python,</w:t>
        </w:r>
      </w:ins>
      <w:ins w:id="442" w:author="Peter Jean Paul" w:date="2025-08-30T02:37:00Z" w16du:dateUtc="2025-08-30T01:37:00Z">
        <w:r w:rsidRPr="0095433B">
          <w:t xml:space="preserve"> and the resulting Q-table was saved in the Supabase database.</w:t>
        </w:r>
      </w:ins>
    </w:p>
    <w:p w14:paraId="526C153F" w14:textId="77777777" w:rsidR="00FA4007" w:rsidRPr="008722D1" w:rsidRDefault="00FA4007" w:rsidP="00FA4007">
      <w:pPr>
        <w:pStyle w:val="NormalWeb"/>
        <w:spacing w:line="360" w:lineRule="auto"/>
        <w:jc w:val="both"/>
        <w:rPr>
          <w:ins w:id="443" w:author="Peter Jean Paul" w:date="2025-08-30T02:37:00Z" w16du:dateUtc="2025-08-30T01:37:00Z"/>
          <w:b/>
          <w:bCs/>
          <w:rPrChange w:id="444" w:author="VAMSI KRISHNA KANCHARAPU" w:date="2025-09-01T17:08:00Z" w16du:dateUtc="2025-09-01T16:08:00Z">
            <w:rPr>
              <w:ins w:id="445" w:author="Peter Jean Paul" w:date="2025-08-30T02:37:00Z" w16du:dateUtc="2025-08-30T01:37:00Z"/>
              <w:b/>
              <w:bCs/>
              <w:highlight w:val="yellow"/>
            </w:rPr>
          </w:rPrChange>
        </w:rPr>
      </w:pPr>
      <w:ins w:id="446" w:author="Peter Jean Paul" w:date="2025-08-30T02:37:00Z" w16du:dateUtc="2025-08-30T01:37:00Z">
        <w:r w:rsidRPr="008722D1">
          <w:rPr>
            <w:b/>
            <w:bCs/>
            <w:rPrChange w:id="447" w:author="VAMSI KRISHNA KANCHARAPU" w:date="2025-09-01T17:08:00Z" w16du:dateUtc="2025-09-01T16:08:00Z">
              <w:rPr>
                <w:b/>
                <w:bCs/>
                <w:highlight w:val="yellow"/>
              </w:rPr>
            </w:rPrChange>
          </w:rPr>
          <w:t>Frontend Integration (Website UI)</w:t>
        </w:r>
      </w:ins>
    </w:p>
    <w:p w14:paraId="1777E788" w14:textId="77777777" w:rsidR="00FA4007" w:rsidRPr="008722D1" w:rsidRDefault="00FA4007" w:rsidP="00FA4007">
      <w:pPr>
        <w:pStyle w:val="NormalWeb"/>
        <w:spacing w:line="360" w:lineRule="auto"/>
        <w:jc w:val="both"/>
        <w:rPr>
          <w:ins w:id="448" w:author="Peter Jean Paul" w:date="2025-08-30T02:37:00Z" w16du:dateUtc="2025-08-30T01:37:00Z"/>
          <w:rPrChange w:id="449" w:author="VAMSI KRISHNA KANCHARAPU" w:date="2025-09-01T17:08:00Z" w16du:dateUtc="2025-09-01T16:08:00Z">
            <w:rPr>
              <w:ins w:id="450" w:author="Peter Jean Paul" w:date="2025-08-30T02:37:00Z" w16du:dateUtc="2025-08-30T01:37:00Z"/>
              <w:highlight w:val="yellow"/>
            </w:rPr>
          </w:rPrChange>
        </w:rPr>
      </w:pPr>
      <w:ins w:id="451" w:author="Peter Jean Paul" w:date="2025-08-30T02:37:00Z" w16du:dateUtc="2025-08-30T01:37:00Z">
        <w:r w:rsidRPr="008722D1">
          <w:rPr>
            <w:rPrChange w:id="452" w:author="VAMSI KRISHNA KANCHARAPU" w:date="2025-09-01T17:08:00Z" w16du:dateUtc="2025-09-01T16:08:00Z">
              <w:rPr>
                <w:highlight w:val="yellow"/>
              </w:rPr>
            </w:rPrChange>
          </w:rPr>
          <w:t>The proposal is present on the screen as a unique user interface:</w:t>
        </w:r>
      </w:ins>
    </w:p>
    <w:p w14:paraId="6DFA177B" w14:textId="3C50AB7C" w:rsidR="00FA4007" w:rsidRPr="008722D1" w:rsidRDefault="00FA4007" w:rsidP="00FA4007">
      <w:pPr>
        <w:pStyle w:val="NormalWeb"/>
        <w:numPr>
          <w:ilvl w:val="0"/>
          <w:numId w:val="26"/>
        </w:numPr>
        <w:spacing w:line="360" w:lineRule="auto"/>
        <w:jc w:val="both"/>
        <w:rPr>
          <w:ins w:id="453" w:author="Peter Jean Paul" w:date="2025-08-30T02:37:00Z" w16du:dateUtc="2025-08-30T01:37:00Z"/>
          <w:rPrChange w:id="454" w:author="VAMSI KRISHNA KANCHARAPU" w:date="2025-09-01T17:08:00Z" w16du:dateUtc="2025-09-01T16:08:00Z">
            <w:rPr>
              <w:ins w:id="455" w:author="Peter Jean Paul" w:date="2025-08-30T02:37:00Z" w16du:dateUtc="2025-08-30T01:37:00Z"/>
              <w:highlight w:val="yellow"/>
            </w:rPr>
          </w:rPrChange>
        </w:rPr>
      </w:pPr>
      <w:ins w:id="456" w:author="Peter Jean Paul" w:date="2025-08-30T02:37:00Z" w16du:dateUtc="2025-08-30T01:37:00Z">
        <w:del w:id="457" w:author="VAMSI KRISHNA KANCHARAPU" w:date="2025-09-01T17:08:00Z" w16du:dateUtc="2025-09-01T16:08:00Z">
          <w:r w:rsidRPr="008722D1" w:rsidDel="00307C29">
            <w:rPr>
              <w:rPrChange w:id="458" w:author="VAMSI KRISHNA KANCHARAPU" w:date="2025-09-01T17:08:00Z" w16du:dateUtc="2025-09-01T16:08:00Z">
                <w:rPr>
                  <w:highlight w:val="yellow"/>
                </w:rPr>
              </w:rPrChange>
            </w:rPr>
            <w:delText xml:space="preserve">A bracket wraps around </w:delText>
          </w:r>
        </w:del>
      </w:ins>
      <w:ins w:id="459" w:author="VAMSI KRISHNA KANCHARAPU" w:date="2025-09-01T17:08:00Z" w16du:dateUtc="2025-09-01T16:08:00Z">
        <w:r w:rsidR="00307C29">
          <w:t>T</w:t>
        </w:r>
      </w:ins>
      <w:ins w:id="460" w:author="Peter Jean Paul" w:date="2025-08-30T02:37:00Z" w16du:dateUtc="2025-08-30T01:37:00Z">
        <w:del w:id="461" w:author="VAMSI KRISHNA KANCHARAPU" w:date="2025-09-01T17:08:00Z" w16du:dateUtc="2025-09-01T16:08:00Z">
          <w:r w:rsidRPr="008722D1" w:rsidDel="00307C29">
            <w:rPr>
              <w:rPrChange w:id="462" w:author="VAMSI KRISHNA KANCHARAPU" w:date="2025-09-01T17:08:00Z" w16du:dateUtc="2025-09-01T16:08:00Z">
                <w:rPr>
                  <w:highlight w:val="yellow"/>
                </w:rPr>
              </w:rPrChange>
            </w:rPr>
            <w:delText>t</w:delText>
          </w:r>
        </w:del>
        <w:r w:rsidRPr="008722D1">
          <w:rPr>
            <w:rPrChange w:id="463" w:author="VAMSI KRISHNA KANCHARAPU" w:date="2025-09-01T17:08:00Z" w16du:dateUtc="2025-09-01T16:08:00Z">
              <w:rPr>
                <w:highlight w:val="yellow"/>
              </w:rPr>
            </w:rPrChange>
          </w:rPr>
          <w:t>he most recommended activity</w:t>
        </w:r>
      </w:ins>
      <w:ins w:id="464" w:author="VAMSI KRISHNA KANCHARAPU" w:date="2025-09-01T17:08:00Z" w16du:dateUtc="2025-09-01T16:08:00Z">
        <w:r w:rsidR="00307C29">
          <w:t xml:space="preserve"> will be shown to user on the dashboard clearly.</w:t>
        </w:r>
      </w:ins>
      <w:ins w:id="465" w:author="Peter Jean Paul" w:date="2025-08-30T02:37:00Z" w16du:dateUtc="2025-08-30T01:37:00Z">
        <w:del w:id="466" w:author="VAMSI KRISHNA KANCHARAPU" w:date="2025-09-01T17:08:00Z" w16du:dateUtc="2025-09-01T16:08:00Z">
          <w:r w:rsidRPr="008722D1" w:rsidDel="00307C29">
            <w:rPr>
              <w:rPrChange w:id="467" w:author="VAMSI KRISHNA KANCHARAPU" w:date="2025-09-01T17:08:00Z" w16du:dateUtc="2025-09-01T16:08:00Z">
                <w:rPr>
                  <w:highlight w:val="yellow"/>
                </w:rPr>
              </w:rPrChange>
            </w:rPr>
            <w:delText>.</w:delText>
          </w:r>
        </w:del>
      </w:ins>
    </w:p>
    <w:p w14:paraId="2E63CA0A" w14:textId="6BB9A2B8" w:rsidR="00FA4007" w:rsidRPr="008722D1" w:rsidRDefault="00FA4007" w:rsidP="00FA4007">
      <w:pPr>
        <w:pStyle w:val="NormalWeb"/>
        <w:numPr>
          <w:ilvl w:val="0"/>
          <w:numId w:val="26"/>
        </w:numPr>
        <w:spacing w:line="360" w:lineRule="auto"/>
        <w:jc w:val="both"/>
        <w:rPr>
          <w:ins w:id="468" w:author="Peter Jean Paul" w:date="2025-08-30T02:37:00Z" w16du:dateUtc="2025-08-30T01:37:00Z"/>
          <w:rPrChange w:id="469" w:author="VAMSI KRISHNA KANCHARAPU" w:date="2025-09-01T17:08:00Z" w16du:dateUtc="2025-09-01T16:08:00Z">
            <w:rPr>
              <w:ins w:id="470" w:author="Peter Jean Paul" w:date="2025-08-30T02:37:00Z" w16du:dateUtc="2025-08-30T01:37:00Z"/>
              <w:highlight w:val="yellow"/>
            </w:rPr>
          </w:rPrChange>
        </w:rPr>
      </w:pPr>
      <w:ins w:id="471" w:author="Peter Jean Paul" w:date="2025-08-30T02:37:00Z" w16du:dateUtc="2025-08-30T01:37:00Z">
        <w:r w:rsidRPr="008722D1">
          <w:rPr>
            <w:rPrChange w:id="472" w:author="VAMSI KRISHNA KANCHARAPU" w:date="2025-09-01T17:08:00Z" w16du:dateUtc="2025-09-01T16:08:00Z">
              <w:rPr>
                <w:highlight w:val="yellow"/>
              </w:rPr>
            </w:rPrChange>
          </w:rPr>
          <w:t xml:space="preserve">This </w:t>
        </w:r>
      </w:ins>
      <w:ins w:id="473" w:author="VAMSI KRISHNA KANCHARAPU" w:date="2025-09-01T17:09:00Z" w16du:dateUtc="2025-09-01T16:09:00Z">
        <w:r w:rsidR="00307C29">
          <w:t xml:space="preserve">recommendation is </w:t>
        </w:r>
      </w:ins>
      <w:ins w:id="474" w:author="Peter Jean Paul" w:date="2025-08-30T02:37:00Z" w16du:dateUtc="2025-08-30T01:37:00Z">
        <w:del w:id="475" w:author="VAMSI KRISHNA KANCHARAPU" w:date="2025-09-01T17:09:00Z" w16du:dateUtc="2025-09-01T16:09:00Z">
          <w:r w:rsidRPr="008722D1" w:rsidDel="00307C29">
            <w:rPr>
              <w:rPrChange w:id="476" w:author="VAMSI KRISHNA KANCHARAPU" w:date="2025-09-01T17:08:00Z" w16du:dateUtc="2025-09-01T16:08:00Z">
                <w:rPr>
                  <w:highlight w:val="yellow"/>
                </w:rPr>
              </w:rPrChange>
            </w:rPr>
            <w:delText xml:space="preserve">bracket dynamically moves </w:delText>
          </w:r>
        </w:del>
        <w:r w:rsidRPr="008722D1">
          <w:rPr>
            <w:rPrChange w:id="477" w:author="VAMSI KRISHNA KANCHARAPU" w:date="2025-09-01T17:08:00Z" w16du:dateUtc="2025-09-01T16:08:00Z">
              <w:rPr>
                <w:highlight w:val="yellow"/>
              </w:rPr>
            </w:rPrChange>
          </w:rPr>
          <w:t>according to the way Q-tabl</w:t>
        </w:r>
      </w:ins>
      <w:ins w:id="478" w:author="VAMSI KRISHNA KANCHARAPU" w:date="2025-09-01T17:09:00Z" w16du:dateUtc="2025-09-01T16:09:00Z">
        <w:r w:rsidR="00307C29">
          <w:t>e updates on backend</w:t>
        </w:r>
      </w:ins>
      <w:ins w:id="479" w:author="Peter Jean Paul" w:date="2025-08-30T02:37:00Z" w16du:dateUtc="2025-08-30T01:37:00Z">
        <w:del w:id="480" w:author="VAMSI KRISHNA KANCHARAPU" w:date="2025-09-01T17:09:00Z" w16du:dateUtc="2025-09-01T16:09:00Z">
          <w:r w:rsidRPr="008722D1" w:rsidDel="00307C29">
            <w:rPr>
              <w:rPrChange w:id="481" w:author="VAMSI KRISHNA KANCHARAPU" w:date="2025-09-01T17:08:00Z" w16du:dateUtc="2025-09-01T16:08:00Z">
                <w:rPr>
                  <w:highlight w:val="yellow"/>
                </w:rPr>
              </w:rPrChange>
            </w:rPr>
            <w:delText>e recommends it to</w:delText>
          </w:r>
        </w:del>
        <w:r w:rsidRPr="008722D1">
          <w:rPr>
            <w:rPrChange w:id="482" w:author="VAMSI KRISHNA KANCHARAPU" w:date="2025-09-01T17:08:00Z" w16du:dateUtc="2025-09-01T16:08:00Z">
              <w:rPr>
                <w:highlight w:val="yellow"/>
              </w:rPr>
            </w:rPrChange>
          </w:rPr>
          <w:t>.</w:t>
        </w:r>
      </w:ins>
    </w:p>
    <w:p w14:paraId="454A9AF4" w14:textId="2CF530A2" w:rsidR="00FA4007" w:rsidRDefault="00FA4007" w:rsidP="00FA4007">
      <w:pPr>
        <w:pStyle w:val="NormalWeb"/>
        <w:numPr>
          <w:ilvl w:val="0"/>
          <w:numId w:val="26"/>
        </w:numPr>
        <w:spacing w:line="360" w:lineRule="auto"/>
        <w:jc w:val="both"/>
        <w:rPr>
          <w:ins w:id="483" w:author="VAMSI KRISHNA KANCHARAPU" w:date="2025-09-01T17:10:00Z" w16du:dateUtc="2025-09-01T16:10:00Z"/>
        </w:rPr>
      </w:pPr>
      <w:ins w:id="484" w:author="Peter Jean Paul" w:date="2025-08-30T02:37:00Z" w16du:dateUtc="2025-08-30T01:37:00Z">
        <w:r w:rsidRPr="008722D1">
          <w:rPr>
            <w:rPrChange w:id="485" w:author="VAMSI KRISHNA KANCHARAPU" w:date="2025-09-01T17:08:00Z" w16du:dateUtc="2025-09-01T16:08:00Z">
              <w:rPr>
                <w:highlight w:val="yellow"/>
              </w:rPr>
            </w:rPrChange>
          </w:rPr>
          <w:t>This</w:t>
        </w:r>
      </w:ins>
      <w:ins w:id="486" w:author="VAMSI KRISHNA KANCHARAPU" w:date="2025-09-01T17:10:00Z" w16du:dateUtc="2025-09-01T16:10:00Z">
        <w:r w:rsidR="00307C29">
          <w:t xml:space="preserve"> is a</w:t>
        </w:r>
      </w:ins>
      <w:ins w:id="487" w:author="Peter Jean Paul" w:date="2025-08-30T02:37:00Z" w16du:dateUtc="2025-08-30T01:37:00Z">
        <w:r w:rsidRPr="008722D1">
          <w:rPr>
            <w:rPrChange w:id="488" w:author="VAMSI KRISHNA KANCHARAPU" w:date="2025-09-01T17:08:00Z" w16du:dateUtc="2025-09-01T16:08:00Z">
              <w:rPr>
                <w:highlight w:val="yellow"/>
              </w:rPr>
            </w:rPrChange>
          </w:rPr>
          <w:t xml:space="preserve"> visual</w:t>
        </w:r>
      </w:ins>
      <w:ins w:id="489" w:author="VAMSI KRISHNA KANCHARAPU" w:date="2025-09-01T17:09:00Z" w16du:dateUtc="2025-09-01T16:09:00Z">
        <w:r w:rsidR="00307C29">
          <w:t>ly</w:t>
        </w:r>
      </w:ins>
      <w:ins w:id="490" w:author="Peter Jean Paul" w:date="2025-08-30T02:37:00Z" w16du:dateUtc="2025-08-30T01:37:00Z">
        <w:del w:id="491" w:author="VAMSI KRISHNA KANCHARAPU" w:date="2025-09-01T17:09:00Z" w16du:dateUtc="2025-09-01T16:09:00Z">
          <w:r w:rsidRPr="008722D1" w:rsidDel="00307C29">
            <w:rPr>
              <w:rPrChange w:id="492" w:author="VAMSI KRISHNA KANCHARAPU" w:date="2025-09-01T17:08:00Z" w16du:dateUtc="2025-09-01T16:08:00Z">
                <w:rPr>
                  <w:highlight w:val="yellow"/>
                </w:rPr>
              </w:rPrChange>
            </w:rPr>
            <w:delText xml:space="preserve"> signal is the</w:delText>
          </w:r>
        </w:del>
        <w:r w:rsidRPr="008722D1">
          <w:rPr>
            <w:rPrChange w:id="493" w:author="VAMSI KRISHNA KANCHARAPU" w:date="2025-09-01T17:08:00Z" w16du:dateUtc="2025-09-01T16:08:00Z">
              <w:rPr>
                <w:highlight w:val="yellow"/>
              </w:rPr>
            </w:rPrChange>
          </w:rPr>
          <w:t xml:space="preserve"> guide of AI that helps the user pay attention to the most effective activity to get more points.</w:t>
        </w:r>
      </w:ins>
    </w:p>
    <w:p w14:paraId="0C2D44B6" w14:textId="0BEE14D5" w:rsidR="00307C29" w:rsidRPr="008722D1" w:rsidRDefault="00307C29" w:rsidP="00FA4007">
      <w:pPr>
        <w:pStyle w:val="NormalWeb"/>
        <w:numPr>
          <w:ilvl w:val="0"/>
          <w:numId w:val="26"/>
        </w:numPr>
        <w:spacing w:line="360" w:lineRule="auto"/>
        <w:jc w:val="both"/>
        <w:rPr>
          <w:ins w:id="494" w:author="Peter Jean Paul" w:date="2025-08-30T02:37:00Z" w16du:dateUtc="2025-08-30T01:37:00Z"/>
          <w:rPrChange w:id="495" w:author="VAMSI KRISHNA KANCHARAPU" w:date="2025-09-01T17:08:00Z" w16du:dateUtc="2025-09-01T16:08:00Z">
            <w:rPr>
              <w:ins w:id="496" w:author="Peter Jean Paul" w:date="2025-08-30T02:37:00Z" w16du:dateUtc="2025-08-30T01:37:00Z"/>
              <w:highlight w:val="yellow"/>
            </w:rPr>
          </w:rPrChange>
        </w:rPr>
      </w:pPr>
      <w:ins w:id="497" w:author="VAMSI KRISHNA KANCHARAPU" w:date="2025-09-01T17:10:00Z" w16du:dateUtc="2025-09-01T16:10:00Z">
        <w:r>
          <w:t xml:space="preserve">On the other </w:t>
        </w:r>
        <w:proofErr w:type="gramStart"/>
        <w:r>
          <w:t>hand</w:t>
        </w:r>
        <w:proofErr w:type="gramEnd"/>
        <w:r>
          <w:t xml:space="preserve"> it also shows users the </w:t>
        </w:r>
      </w:ins>
      <w:ins w:id="498" w:author="VAMSI KRISHNA KANCHARAPU" w:date="2025-09-01T17:11:00Z" w16du:dateUtc="2025-09-01T16:11:00Z">
        <w:r>
          <w:t>lowest q-value activity</w:t>
        </w:r>
      </w:ins>
      <w:ins w:id="499" w:author="VAMSI KRISHNA KANCHARAPU" w:date="2025-09-01T17:12:00Z" w16du:dateUtc="2025-09-01T16:12:00Z">
        <w:r>
          <w:t>, which means not started since long time to cover all the activities.</w:t>
        </w:r>
      </w:ins>
    </w:p>
    <w:p w14:paraId="5A275AC1" w14:textId="77777777" w:rsidR="00FA4007" w:rsidRPr="007A7941" w:rsidRDefault="00FA4007" w:rsidP="00FA4007">
      <w:pPr>
        <w:pStyle w:val="NormalWeb"/>
        <w:spacing w:line="360" w:lineRule="auto"/>
        <w:jc w:val="both"/>
        <w:rPr>
          <w:ins w:id="500" w:author="Peter Jean Paul" w:date="2025-08-30T02:37:00Z" w16du:dateUtc="2025-08-30T01:37:00Z"/>
          <w:b/>
          <w:bCs/>
        </w:rPr>
      </w:pPr>
      <w:ins w:id="501" w:author="Peter Jean Paul" w:date="2025-08-30T02:37:00Z" w16du:dateUtc="2025-08-30T01:37:00Z">
        <w:r w:rsidRPr="007A7941">
          <w:rPr>
            <w:b/>
            <w:bCs/>
          </w:rPr>
          <w:t>Backend Integration</w:t>
        </w:r>
      </w:ins>
    </w:p>
    <w:p w14:paraId="32D18F55" w14:textId="77777777" w:rsidR="00FA4007" w:rsidRDefault="00FA4007" w:rsidP="00FA4007">
      <w:pPr>
        <w:pStyle w:val="NormalWeb"/>
        <w:numPr>
          <w:ilvl w:val="0"/>
          <w:numId w:val="27"/>
        </w:numPr>
        <w:spacing w:line="360" w:lineRule="auto"/>
        <w:jc w:val="both"/>
        <w:rPr>
          <w:ins w:id="502" w:author="Peter Jean Paul" w:date="2025-08-30T02:37:00Z" w16du:dateUtc="2025-08-30T01:37:00Z"/>
        </w:rPr>
      </w:pPr>
      <w:ins w:id="503" w:author="Peter Jean Paul" w:date="2025-08-30T02:37:00Z" w16du:dateUtc="2025-08-30T01:37:00Z">
        <w:r>
          <w:t>Since it is a background service, the Q-learning code is written in Python.</w:t>
        </w:r>
      </w:ins>
    </w:p>
    <w:p w14:paraId="2C7474F7" w14:textId="77777777" w:rsidR="00FA4007" w:rsidRDefault="00FA4007" w:rsidP="00FA4007">
      <w:pPr>
        <w:pStyle w:val="NormalWeb"/>
        <w:numPr>
          <w:ilvl w:val="0"/>
          <w:numId w:val="27"/>
        </w:numPr>
        <w:spacing w:line="360" w:lineRule="auto"/>
        <w:jc w:val="both"/>
        <w:rPr>
          <w:ins w:id="504" w:author="Peter Jean Paul" w:date="2025-08-30T02:37:00Z" w16du:dateUtc="2025-08-30T01:37:00Z"/>
        </w:rPr>
      </w:pPr>
      <w:ins w:id="505" w:author="Peter Jean Paul" w:date="2025-08-30T02:37:00Z" w16du:dateUtc="2025-08-30T01:37:00Z">
        <w:r>
          <w:t>It connects to Supabase database to access the activity logs and update the Q-table.</w:t>
        </w:r>
      </w:ins>
    </w:p>
    <w:p w14:paraId="0AB7ED58" w14:textId="77777777" w:rsidR="00FA4007" w:rsidRDefault="00FA4007" w:rsidP="00FA4007">
      <w:pPr>
        <w:pStyle w:val="NormalWeb"/>
        <w:numPr>
          <w:ilvl w:val="0"/>
          <w:numId w:val="27"/>
        </w:numPr>
        <w:spacing w:line="360" w:lineRule="auto"/>
        <w:jc w:val="both"/>
        <w:rPr>
          <w:ins w:id="506" w:author="Peter Jean Paul" w:date="2025-08-30T02:37:00Z" w16du:dateUtc="2025-08-30T01:37:00Z"/>
        </w:rPr>
      </w:pPr>
      <w:ins w:id="507" w:author="Peter Jean Paul" w:date="2025-08-30T02:37:00Z" w16du:dateUtc="2025-08-30T01:37:00Z">
        <w:r>
          <w:t>The react frontend fetches the recommendation after its calculation and presents it through the bracket UI around the activity boxes.</w:t>
        </w:r>
      </w:ins>
    </w:p>
    <w:p w14:paraId="4D18F2A1" w14:textId="77777777" w:rsidR="00FA4007" w:rsidRPr="007A7941" w:rsidRDefault="00FA4007" w:rsidP="00FA4007">
      <w:pPr>
        <w:pStyle w:val="NormalWeb"/>
        <w:spacing w:line="360" w:lineRule="auto"/>
        <w:jc w:val="both"/>
        <w:rPr>
          <w:ins w:id="508" w:author="Peter Jean Paul" w:date="2025-08-30T02:37:00Z" w16du:dateUtc="2025-08-30T01:37:00Z"/>
          <w:b/>
          <w:bCs/>
        </w:rPr>
      </w:pPr>
      <w:ins w:id="509" w:author="Peter Jean Paul" w:date="2025-08-30T02:37:00Z" w16du:dateUtc="2025-08-30T01:37:00Z">
        <w:r w:rsidRPr="007A7941">
          <w:rPr>
            <w:b/>
            <w:bCs/>
          </w:rPr>
          <w:lastRenderedPageBreak/>
          <w:t>Impact and Benefits</w:t>
        </w:r>
      </w:ins>
    </w:p>
    <w:p w14:paraId="5120E407" w14:textId="77777777" w:rsidR="00FA4007" w:rsidRDefault="00FA4007" w:rsidP="00FA4007">
      <w:pPr>
        <w:pStyle w:val="NormalWeb"/>
        <w:numPr>
          <w:ilvl w:val="0"/>
          <w:numId w:val="28"/>
        </w:numPr>
        <w:spacing w:line="360" w:lineRule="auto"/>
        <w:jc w:val="both"/>
        <w:rPr>
          <w:ins w:id="510" w:author="Peter Jean Paul" w:date="2025-08-30T02:37:00Z" w16du:dateUtc="2025-08-30T01:37:00Z"/>
        </w:rPr>
      </w:pPr>
      <w:ins w:id="511" w:author="Peter Jean Paul" w:date="2025-08-30T02:37:00Z" w16du:dateUtc="2025-08-30T01:37:00Z">
        <w:r>
          <w:t>It ensures that users do not need to second guess the next action to take- they have a clear call of action.</w:t>
        </w:r>
      </w:ins>
    </w:p>
    <w:p w14:paraId="75D8BCB4" w14:textId="77777777" w:rsidR="00FA4007" w:rsidRDefault="00FA4007" w:rsidP="00FA4007">
      <w:pPr>
        <w:pStyle w:val="NormalWeb"/>
        <w:numPr>
          <w:ilvl w:val="0"/>
          <w:numId w:val="28"/>
        </w:numPr>
        <w:spacing w:line="360" w:lineRule="auto"/>
        <w:jc w:val="both"/>
        <w:rPr>
          <w:ins w:id="512" w:author="Peter Jean Paul" w:date="2025-08-30T02:37:00Z" w16du:dateUtc="2025-08-30T01:37:00Z"/>
        </w:rPr>
      </w:pPr>
      <w:ins w:id="513" w:author="Peter Jean Paul" w:date="2025-08-30T02:37:00Z" w16du:dateUtc="2025-08-30T01:37:00Z">
        <w:r>
          <w:t>The AI bases its suggestions on actual information, and this increases trust and makes people interested.</w:t>
        </w:r>
      </w:ins>
    </w:p>
    <w:p w14:paraId="16CC2F44" w14:textId="77777777" w:rsidR="00FA4007" w:rsidRPr="0074091B" w:rsidRDefault="00FA4007" w:rsidP="00FA4007">
      <w:pPr>
        <w:pStyle w:val="NormalWeb"/>
        <w:numPr>
          <w:ilvl w:val="0"/>
          <w:numId w:val="28"/>
        </w:numPr>
        <w:spacing w:line="360" w:lineRule="auto"/>
        <w:jc w:val="both"/>
        <w:rPr>
          <w:ins w:id="514" w:author="Peter Jean Paul" w:date="2025-08-30T02:37:00Z" w16du:dateUtc="2025-08-30T01:37:00Z"/>
        </w:rPr>
      </w:pPr>
      <w:ins w:id="515" w:author="Peter Jean Paul" w:date="2025-08-30T02:37:00Z" w16du:dateUtc="2025-08-30T01:37:00Z">
        <w:r>
          <w:t xml:space="preserve">It helps users </w:t>
        </w:r>
        <w:r w:rsidRPr="007A7941">
          <w:rPr>
            <w:rStyle w:val="Strong"/>
            <w:rFonts w:eastAsiaTheme="majorEastAsia"/>
          </w:rPr>
          <w:t>earn points faster</w:t>
        </w:r>
        <w:r>
          <w:t>, and thus users can move up the leaderboard and access higher reward tiers much faster. This Q-learning solution achieves platform targets</w:t>
        </w:r>
      </w:ins>
    </w:p>
    <w:p w14:paraId="49E24941" w14:textId="20438B1C" w:rsidR="00FA4007" w:rsidRDefault="00FA4007" w:rsidP="00A27A09">
      <w:pPr>
        <w:pStyle w:val="Heading3"/>
        <w:rPr>
          <w:ins w:id="516" w:author="Peter Jean Paul" w:date="2025-08-30T02:50:00Z" w16du:dateUtc="2025-08-30T01:50:00Z"/>
        </w:rPr>
        <w:pPrChange w:id="517" w:author="VAMSI KRISHNA KANCHARAPU" w:date="2025-09-01T17:26:00Z" w16du:dateUtc="2025-09-01T16:26:00Z">
          <w:pPr/>
        </w:pPrChange>
      </w:pPr>
      <w:ins w:id="518" w:author="Peter Jean Paul" w:date="2025-08-30T02:39:00Z" w16du:dateUtc="2025-08-30T01:39:00Z">
        <w:r w:rsidRPr="00FA4007">
          <w:rPr>
            <w:rPrChange w:id="519" w:author="Peter Jean Paul" w:date="2025-08-30T02:39:00Z" w16du:dateUtc="2025-08-30T01:39:00Z">
              <w:rPr>
                <w:lang w:val="en-GB"/>
              </w:rPr>
            </w:rPrChange>
          </w:rPr>
          <w:t>6.2.5 AI Avatar</w:t>
        </w:r>
      </w:ins>
    </w:p>
    <w:p w14:paraId="4B50B0DD" w14:textId="0A60D4FA" w:rsidR="00307C29" w:rsidRPr="00307C29" w:rsidRDefault="00307C29" w:rsidP="00307C29">
      <w:pPr>
        <w:pStyle w:val="NormalWeb"/>
        <w:spacing w:line="360" w:lineRule="auto"/>
        <w:jc w:val="both"/>
        <w:rPr>
          <w:ins w:id="520" w:author="VAMSI KRISHNA KANCHARAPU" w:date="2025-09-01T17:21:00Z" w16du:dateUtc="2025-09-01T16:21:00Z"/>
          <w:color w:val="000000" w:themeColor="text1"/>
          <w:rPrChange w:id="521" w:author="VAMSI KRISHNA KANCHARAPU" w:date="2025-09-01T17:21:00Z" w16du:dateUtc="2025-09-01T16:21:00Z">
            <w:rPr>
              <w:ins w:id="522" w:author="VAMSI KRISHNA KANCHARAPU" w:date="2025-09-01T17:21:00Z" w16du:dateUtc="2025-09-01T16:21:00Z"/>
            </w:rPr>
          </w:rPrChange>
        </w:rPr>
        <w:pPrChange w:id="523" w:author="VAMSI KRISHNA KANCHARAPU" w:date="2025-09-01T17:21:00Z" w16du:dateUtc="2025-09-01T16:21:00Z">
          <w:pPr>
            <w:pStyle w:val="NormalWeb"/>
          </w:pPr>
        </w:pPrChange>
      </w:pPr>
      <w:ins w:id="524" w:author="VAMSI KRISHNA KANCHARAPU" w:date="2025-09-01T17:21:00Z" w16du:dateUtc="2025-09-01T16:21:00Z">
        <w:r w:rsidRPr="00307C29">
          <w:rPr>
            <w:color w:val="000000" w:themeColor="text1"/>
            <w:rPrChange w:id="525" w:author="VAMSI KRISHNA KANCHARAPU" w:date="2025-09-01T17:21:00Z" w16du:dateUtc="2025-09-01T16:21:00Z">
              <w:rPr/>
            </w:rPrChange>
          </w:rPr>
          <w:t>To enhance user engagement and create a more personalized experience, an AI-based avatar was integrated into the user dashboard. This AI Avatar acts as a virtual assistant and greets the user upon entering the platform. The implementation of this avatar involved combining multiple AI tools and technologies in a structured manner.</w:t>
        </w:r>
      </w:ins>
      <w:ins w:id="526" w:author="VAMSI KRISHNA KANCHARAPU" w:date="2025-09-01T17:22:00Z" w16du:dateUtc="2025-09-01T16:22:00Z">
        <w:r w:rsidR="006A5037">
          <w:rPr>
            <w:color w:val="000000" w:themeColor="text1"/>
          </w:rPr>
          <w:t xml:space="preserve"> </w:t>
        </w:r>
      </w:ins>
      <w:ins w:id="527" w:author="VAMSI KRISHNA KANCHARAPU" w:date="2025-09-01T17:21:00Z" w16du:dateUtc="2025-09-01T16:21:00Z">
        <w:r w:rsidRPr="00307C29">
          <w:rPr>
            <w:color w:val="000000" w:themeColor="text1"/>
            <w:rPrChange w:id="528" w:author="VAMSI KRISHNA KANCHARAPU" w:date="2025-09-01T17:21:00Z" w16du:dateUtc="2025-09-01T16:21:00Z">
              <w:rPr/>
            </w:rPrChange>
          </w:rPr>
          <w:t xml:space="preserve">The voice was generated using </w:t>
        </w:r>
        <w:r w:rsidRPr="00307C29">
          <w:rPr>
            <w:rStyle w:val="Strong"/>
            <w:rFonts w:eastAsiaTheme="majorEastAsia"/>
            <w:b w:val="0"/>
            <w:bCs w:val="0"/>
            <w:color w:val="000000" w:themeColor="text1"/>
            <w:rPrChange w:id="529" w:author="VAMSI KRISHNA KANCHARAPU" w:date="2025-09-01T17:21:00Z" w16du:dateUtc="2025-09-01T16:21:00Z">
              <w:rPr>
                <w:rStyle w:val="Strong"/>
                <w:rFonts w:eastAsiaTheme="majorEastAsia"/>
              </w:rPr>
            </w:rPrChange>
          </w:rPr>
          <w:fldChar w:fldCharType="begin"/>
        </w:r>
        <w:r w:rsidRPr="00307C29">
          <w:rPr>
            <w:rStyle w:val="Strong"/>
            <w:rFonts w:eastAsiaTheme="majorEastAsia"/>
            <w:b w:val="0"/>
            <w:bCs w:val="0"/>
            <w:color w:val="000000" w:themeColor="text1"/>
            <w:rPrChange w:id="530" w:author="VAMSI KRISHNA KANCHARAPU" w:date="2025-09-01T17:21:00Z" w16du:dateUtc="2025-09-01T16:21:00Z">
              <w:rPr>
                <w:rStyle w:val="Strong"/>
                <w:rFonts w:eastAsiaTheme="majorEastAsia"/>
              </w:rPr>
            </w:rPrChange>
          </w:rPr>
          <w:instrText>HYPERLINK "https://elevenlabs.io/?utm_source=chatgpt.com" \t "_new"</w:instrText>
        </w:r>
        <w:r w:rsidRPr="00307C29">
          <w:rPr>
            <w:rStyle w:val="Strong"/>
            <w:rFonts w:eastAsiaTheme="majorEastAsia"/>
            <w:b w:val="0"/>
            <w:bCs w:val="0"/>
            <w:color w:val="000000" w:themeColor="text1"/>
            <w:rPrChange w:id="531" w:author="VAMSI KRISHNA KANCHARAPU" w:date="2025-09-01T17:21:00Z" w16du:dateUtc="2025-09-01T16:21:00Z">
              <w:rPr>
                <w:rStyle w:val="Strong"/>
                <w:rFonts w:eastAsiaTheme="majorEastAsia"/>
              </w:rPr>
            </w:rPrChange>
          </w:rPr>
        </w:r>
        <w:r w:rsidRPr="00307C29">
          <w:rPr>
            <w:rStyle w:val="Strong"/>
            <w:rFonts w:eastAsiaTheme="majorEastAsia"/>
            <w:b w:val="0"/>
            <w:bCs w:val="0"/>
            <w:color w:val="000000" w:themeColor="text1"/>
            <w:rPrChange w:id="532" w:author="VAMSI KRISHNA KANCHARAPU" w:date="2025-09-01T17:21:00Z" w16du:dateUtc="2025-09-01T16:21:00Z">
              <w:rPr>
                <w:rStyle w:val="Strong"/>
                <w:rFonts w:eastAsiaTheme="majorEastAsia"/>
              </w:rPr>
            </w:rPrChange>
          </w:rPr>
          <w:fldChar w:fldCharType="separate"/>
        </w:r>
        <w:proofErr w:type="spellStart"/>
        <w:r w:rsidRPr="00307C29">
          <w:rPr>
            <w:rStyle w:val="Hyperlink"/>
            <w:rFonts w:eastAsiaTheme="majorEastAsia"/>
            <w:color w:val="000000" w:themeColor="text1"/>
            <w:rPrChange w:id="533" w:author="VAMSI KRISHNA KANCHARAPU" w:date="2025-09-01T17:21:00Z" w16du:dateUtc="2025-09-01T16:21:00Z">
              <w:rPr>
                <w:rStyle w:val="Hyperlink"/>
                <w:rFonts w:eastAsiaTheme="majorEastAsia"/>
                <w:b/>
                <w:bCs/>
              </w:rPr>
            </w:rPrChange>
          </w:rPr>
          <w:t>ElevenLabs</w:t>
        </w:r>
        <w:proofErr w:type="spellEnd"/>
        <w:r w:rsidRPr="00307C29">
          <w:rPr>
            <w:rStyle w:val="Strong"/>
            <w:rFonts w:eastAsiaTheme="majorEastAsia"/>
            <w:b w:val="0"/>
            <w:bCs w:val="0"/>
            <w:color w:val="000000" w:themeColor="text1"/>
            <w:rPrChange w:id="534" w:author="VAMSI KRISHNA KANCHARAPU" w:date="2025-09-01T17:21:00Z" w16du:dateUtc="2025-09-01T16:21:00Z">
              <w:rPr>
                <w:rStyle w:val="Strong"/>
                <w:rFonts w:eastAsiaTheme="majorEastAsia"/>
              </w:rPr>
            </w:rPrChange>
          </w:rPr>
          <w:fldChar w:fldCharType="end"/>
        </w:r>
        <w:r w:rsidRPr="00307C29">
          <w:rPr>
            <w:color w:val="000000" w:themeColor="text1"/>
            <w:rPrChange w:id="535" w:author="VAMSI KRISHNA KANCHARAPU" w:date="2025-09-01T17:21:00Z" w16du:dateUtc="2025-09-01T16:21:00Z">
              <w:rPr/>
            </w:rPrChange>
          </w:rPr>
          <w:t xml:space="preserve">, a platform that specializes in </w:t>
        </w:r>
        <w:r w:rsidRPr="00307C29">
          <w:rPr>
            <w:rStyle w:val="Strong"/>
            <w:rFonts w:eastAsiaTheme="majorEastAsia"/>
            <w:b w:val="0"/>
            <w:bCs w:val="0"/>
            <w:color w:val="000000" w:themeColor="text1"/>
            <w:rPrChange w:id="536" w:author="VAMSI KRISHNA KANCHARAPU" w:date="2025-09-01T17:21:00Z" w16du:dateUtc="2025-09-01T16:21:00Z">
              <w:rPr>
                <w:rStyle w:val="Strong"/>
                <w:rFonts w:eastAsiaTheme="majorEastAsia"/>
              </w:rPr>
            </w:rPrChange>
          </w:rPr>
          <w:t>text-to-speech (TTS)</w:t>
        </w:r>
        <w:r w:rsidRPr="00307C29">
          <w:rPr>
            <w:color w:val="000000" w:themeColor="text1"/>
            <w:rPrChange w:id="537" w:author="VAMSI KRISHNA KANCHARAPU" w:date="2025-09-01T17:21:00Z" w16du:dateUtc="2025-09-01T16:21:00Z">
              <w:rPr/>
            </w:rPrChange>
          </w:rPr>
          <w:t xml:space="preserve"> technology. Text-to-speech refers to a system that converts written text into spoken audio. Using </w:t>
        </w:r>
        <w:proofErr w:type="spellStart"/>
        <w:r w:rsidRPr="00307C29">
          <w:rPr>
            <w:color w:val="000000" w:themeColor="text1"/>
            <w:rPrChange w:id="538" w:author="VAMSI KRISHNA KANCHARAPU" w:date="2025-09-01T17:21:00Z" w16du:dateUtc="2025-09-01T16:21:00Z">
              <w:rPr/>
            </w:rPrChange>
          </w:rPr>
          <w:t>ElevenLabs</w:t>
        </w:r>
        <w:proofErr w:type="spellEnd"/>
        <w:r w:rsidRPr="00307C29">
          <w:rPr>
            <w:color w:val="000000" w:themeColor="text1"/>
            <w:rPrChange w:id="539" w:author="VAMSI KRISHNA KANCHARAPU" w:date="2025-09-01T17:21:00Z" w16du:dateUtc="2025-09-01T16:21:00Z">
              <w:rPr/>
            </w:rPrChange>
          </w:rPr>
          <w:t>, a realistic and natural-sounding welcome message was recorded and exported as a pre-recorded audio file.</w:t>
        </w:r>
      </w:ins>
    </w:p>
    <w:p w14:paraId="719DF323" w14:textId="77777777" w:rsidR="00307C29" w:rsidRPr="00307C29" w:rsidRDefault="00307C29" w:rsidP="00307C29">
      <w:pPr>
        <w:pStyle w:val="NormalWeb"/>
        <w:spacing w:line="360" w:lineRule="auto"/>
        <w:jc w:val="both"/>
        <w:rPr>
          <w:ins w:id="540" w:author="VAMSI KRISHNA KANCHARAPU" w:date="2025-09-01T17:21:00Z" w16du:dateUtc="2025-09-01T16:21:00Z"/>
          <w:color w:val="000000" w:themeColor="text1"/>
          <w:rPrChange w:id="541" w:author="VAMSI KRISHNA KANCHARAPU" w:date="2025-09-01T17:21:00Z" w16du:dateUtc="2025-09-01T16:21:00Z">
            <w:rPr>
              <w:ins w:id="542" w:author="VAMSI KRISHNA KANCHARAPU" w:date="2025-09-01T17:21:00Z" w16du:dateUtc="2025-09-01T16:21:00Z"/>
            </w:rPr>
          </w:rPrChange>
        </w:rPr>
        <w:pPrChange w:id="543" w:author="VAMSI KRISHNA KANCHARAPU" w:date="2025-09-01T17:21:00Z" w16du:dateUtc="2025-09-01T16:21:00Z">
          <w:pPr>
            <w:pStyle w:val="NormalWeb"/>
          </w:pPr>
        </w:pPrChange>
      </w:pPr>
      <w:ins w:id="544" w:author="VAMSI KRISHNA KANCHARAPU" w:date="2025-09-01T17:21:00Z" w16du:dateUtc="2025-09-01T16:21:00Z">
        <w:r w:rsidRPr="00307C29">
          <w:rPr>
            <w:color w:val="000000" w:themeColor="text1"/>
            <w:rPrChange w:id="545" w:author="VAMSI KRISHNA KANCHARAPU" w:date="2025-09-01T17:21:00Z" w16du:dateUtc="2025-09-01T16:21:00Z">
              <w:rPr/>
            </w:rPrChange>
          </w:rPr>
          <w:t xml:space="preserve">Next, a lifelike avatar image was sourced from public AI-generated image databases. To animate this image and bring it to life with mouth movements and facial expressions synced to the audio, the </w:t>
        </w:r>
        <w:proofErr w:type="spellStart"/>
        <w:r w:rsidRPr="00307C29">
          <w:rPr>
            <w:rStyle w:val="Strong"/>
            <w:rFonts w:eastAsiaTheme="majorEastAsia"/>
            <w:b w:val="0"/>
            <w:bCs w:val="0"/>
            <w:color w:val="000000" w:themeColor="text1"/>
            <w:rPrChange w:id="546" w:author="VAMSI KRISHNA KANCHARAPU" w:date="2025-09-01T17:21:00Z" w16du:dateUtc="2025-09-01T16:21:00Z">
              <w:rPr>
                <w:rStyle w:val="Strong"/>
                <w:rFonts w:eastAsiaTheme="majorEastAsia"/>
              </w:rPr>
            </w:rPrChange>
          </w:rPr>
          <w:t>HeyGen</w:t>
        </w:r>
        <w:proofErr w:type="spellEnd"/>
        <w:r w:rsidRPr="00307C29">
          <w:rPr>
            <w:rStyle w:val="Strong"/>
            <w:rFonts w:eastAsiaTheme="majorEastAsia"/>
            <w:b w:val="0"/>
            <w:bCs w:val="0"/>
            <w:color w:val="000000" w:themeColor="text1"/>
            <w:rPrChange w:id="547" w:author="VAMSI KRISHNA KANCHARAPU" w:date="2025-09-01T17:21:00Z" w16du:dateUtc="2025-09-01T16:21:00Z">
              <w:rPr>
                <w:rStyle w:val="Strong"/>
                <w:rFonts w:eastAsiaTheme="majorEastAsia"/>
              </w:rPr>
            </w:rPrChange>
          </w:rPr>
          <w:t>-AI platform</w:t>
        </w:r>
        <w:r w:rsidRPr="00307C29">
          <w:rPr>
            <w:color w:val="000000" w:themeColor="text1"/>
            <w:rPrChange w:id="548" w:author="VAMSI KRISHNA KANCHARAPU" w:date="2025-09-01T17:21:00Z" w16du:dateUtc="2025-09-01T16:21:00Z">
              <w:rPr/>
            </w:rPrChange>
          </w:rPr>
          <w:t xml:space="preserve"> was used. </w:t>
        </w:r>
        <w:proofErr w:type="spellStart"/>
        <w:r w:rsidRPr="00307C29">
          <w:rPr>
            <w:color w:val="000000" w:themeColor="text1"/>
            <w:rPrChange w:id="549" w:author="VAMSI KRISHNA KANCHARAPU" w:date="2025-09-01T17:21:00Z" w16du:dateUtc="2025-09-01T16:21:00Z">
              <w:rPr/>
            </w:rPrChange>
          </w:rPr>
          <w:t>HeyGen</w:t>
        </w:r>
        <w:proofErr w:type="spellEnd"/>
        <w:r w:rsidRPr="00307C29">
          <w:rPr>
            <w:color w:val="000000" w:themeColor="text1"/>
            <w:rPrChange w:id="550" w:author="VAMSI KRISHNA KANCHARAPU" w:date="2025-09-01T17:21:00Z" w16du:dateUtc="2025-09-01T16:21:00Z">
              <w:rPr/>
            </w:rPrChange>
          </w:rPr>
          <w:t xml:space="preserve"> allows users to </w:t>
        </w:r>
        <w:r w:rsidRPr="00307C29">
          <w:rPr>
            <w:rStyle w:val="Strong"/>
            <w:rFonts w:eastAsiaTheme="majorEastAsia"/>
            <w:b w:val="0"/>
            <w:bCs w:val="0"/>
            <w:color w:val="000000" w:themeColor="text1"/>
            <w:rPrChange w:id="551" w:author="VAMSI KRISHNA KANCHARAPU" w:date="2025-09-01T17:21:00Z" w16du:dateUtc="2025-09-01T16:21:00Z">
              <w:rPr>
                <w:rStyle w:val="Strong"/>
                <w:rFonts w:eastAsiaTheme="majorEastAsia"/>
              </w:rPr>
            </w:rPrChange>
          </w:rPr>
          <w:t>generate talking avatars</w:t>
        </w:r>
        <w:r w:rsidRPr="00307C29">
          <w:rPr>
            <w:color w:val="000000" w:themeColor="text1"/>
            <w:rPrChange w:id="552" w:author="VAMSI KRISHNA KANCHARAPU" w:date="2025-09-01T17:21:00Z" w16du:dateUtc="2025-09-01T16:21:00Z">
              <w:rPr/>
            </w:rPrChange>
          </w:rPr>
          <w:t xml:space="preserve"> by uploading both an image and a voice file, and it synchronizes them to simulate natural human speech and expressions.</w:t>
        </w:r>
      </w:ins>
    </w:p>
    <w:p w14:paraId="417E3C00" w14:textId="3F3A8E61" w:rsidR="00307C29" w:rsidRPr="00307C29" w:rsidRDefault="00307C29" w:rsidP="00307C29">
      <w:pPr>
        <w:pStyle w:val="NormalWeb"/>
        <w:spacing w:line="360" w:lineRule="auto"/>
        <w:jc w:val="both"/>
        <w:rPr>
          <w:ins w:id="553" w:author="VAMSI KRISHNA KANCHARAPU" w:date="2025-09-01T17:21:00Z" w16du:dateUtc="2025-09-01T16:21:00Z"/>
          <w:color w:val="000000" w:themeColor="text1"/>
          <w:rPrChange w:id="554" w:author="VAMSI KRISHNA KANCHARAPU" w:date="2025-09-01T17:21:00Z" w16du:dateUtc="2025-09-01T16:21:00Z">
            <w:rPr>
              <w:ins w:id="555" w:author="VAMSI KRISHNA KANCHARAPU" w:date="2025-09-01T17:21:00Z" w16du:dateUtc="2025-09-01T16:21:00Z"/>
            </w:rPr>
          </w:rPrChange>
        </w:rPr>
        <w:pPrChange w:id="556" w:author="VAMSI KRISHNA KANCHARAPU" w:date="2025-09-01T17:21:00Z" w16du:dateUtc="2025-09-01T16:21:00Z">
          <w:pPr>
            <w:pStyle w:val="NormalWeb"/>
          </w:pPr>
        </w:pPrChange>
      </w:pPr>
      <w:ins w:id="557" w:author="VAMSI KRISHNA KANCHARAPU" w:date="2025-09-01T17:21:00Z" w16du:dateUtc="2025-09-01T16:21:00Z">
        <w:r w:rsidRPr="00307C29">
          <w:rPr>
            <w:color w:val="000000" w:themeColor="text1"/>
            <w:rPrChange w:id="558" w:author="VAMSI KRISHNA KANCHARAPU" w:date="2025-09-01T17:21:00Z" w16du:dateUtc="2025-09-01T16:21:00Z">
              <w:rPr/>
            </w:rPrChange>
          </w:rPr>
          <w:t xml:space="preserve">The final animated avatar file (in video format with transparent background) was embedded into the </w:t>
        </w:r>
        <w:r w:rsidRPr="00307C29">
          <w:rPr>
            <w:rStyle w:val="Strong"/>
            <w:rFonts w:eastAsiaTheme="majorEastAsia"/>
            <w:b w:val="0"/>
            <w:bCs w:val="0"/>
            <w:color w:val="000000" w:themeColor="text1"/>
            <w:rPrChange w:id="559" w:author="VAMSI KRISHNA KANCHARAPU" w:date="2025-09-01T17:21:00Z" w16du:dateUtc="2025-09-01T16:21:00Z">
              <w:rPr>
                <w:rStyle w:val="Strong"/>
                <w:rFonts w:eastAsiaTheme="majorEastAsia"/>
              </w:rPr>
            </w:rPrChange>
          </w:rPr>
          <w:t>React-based</w:t>
        </w:r>
        <w:r w:rsidRPr="00307C29">
          <w:rPr>
            <w:color w:val="000000" w:themeColor="text1"/>
            <w:rPrChange w:id="560" w:author="VAMSI KRISHNA KANCHARAPU" w:date="2025-09-01T17:21:00Z" w16du:dateUtc="2025-09-01T16:21:00Z">
              <w:rPr/>
            </w:rPrChange>
          </w:rPr>
          <w:t xml:space="preserve"> user dashboard UI. This avatar appears when the user logs in and provides a warm welcome, along with instructions to click the </w:t>
        </w:r>
        <w:r w:rsidRPr="00307C29">
          <w:rPr>
            <w:rStyle w:val="Strong"/>
            <w:rFonts w:eastAsiaTheme="majorEastAsia"/>
            <w:b w:val="0"/>
            <w:bCs w:val="0"/>
            <w:color w:val="000000" w:themeColor="text1"/>
            <w:rPrChange w:id="561" w:author="VAMSI KRISHNA KANCHARAPU" w:date="2025-09-01T17:21:00Z" w16du:dateUtc="2025-09-01T16:21:00Z">
              <w:rPr>
                <w:rStyle w:val="Strong"/>
                <w:rFonts w:eastAsiaTheme="majorEastAsia"/>
              </w:rPr>
            </w:rPrChange>
          </w:rPr>
          <w:t>"Need Assistance"</w:t>
        </w:r>
        <w:r w:rsidRPr="00307C29">
          <w:rPr>
            <w:color w:val="000000" w:themeColor="text1"/>
            <w:rPrChange w:id="562" w:author="VAMSI KRISHNA KANCHARAPU" w:date="2025-09-01T17:21:00Z" w16du:dateUtc="2025-09-01T16:21:00Z">
              <w:rPr/>
            </w:rPrChange>
          </w:rPr>
          <w:t xml:space="preserve"> button if any support is required. This small yet powerful interaction adds a human-like touch to the interface, making the digital experience more int</w:t>
        </w:r>
      </w:ins>
      <w:ins w:id="563" w:author="VAMSI KRISHNA KANCHARAPU" w:date="2025-09-01T17:22:00Z" w16du:dateUtc="2025-09-01T16:22:00Z">
        <w:r w:rsidR="006A5037">
          <w:rPr>
            <w:color w:val="000000" w:themeColor="text1"/>
          </w:rPr>
          <w:t>eractive</w:t>
        </w:r>
      </w:ins>
      <w:ins w:id="564" w:author="VAMSI KRISHNA KANCHARAPU" w:date="2025-09-01T17:21:00Z" w16du:dateUtc="2025-09-01T16:21:00Z">
        <w:r w:rsidRPr="00307C29">
          <w:rPr>
            <w:color w:val="000000" w:themeColor="text1"/>
            <w:rPrChange w:id="565" w:author="VAMSI KRISHNA KANCHARAPU" w:date="2025-09-01T17:21:00Z" w16du:dateUtc="2025-09-01T16:21:00Z">
              <w:rPr/>
            </w:rPrChange>
          </w:rPr>
          <w:t xml:space="preserve"> and user-friendly.</w:t>
        </w:r>
      </w:ins>
      <w:ins w:id="566" w:author="VAMSI KRISHNA KANCHARAPU" w:date="2025-09-01T17:22:00Z" w16du:dateUtc="2025-09-01T16:22:00Z">
        <w:r w:rsidR="006A5037">
          <w:rPr>
            <w:color w:val="000000" w:themeColor="text1"/>
          </w:rPr>
          <w:t xml:space="preserve"> </w:t>
        </w:r>
      </w:ins>
      <w:ins w:id="567" w:author="VAMSI KRISHNA KANCHARAPU" w:date="2025-09-01T17:21:00Z" w16du:dateUtc="2025-09-01T16:21:00Z">
        <w:r w:rsidRPr="00307C29">
          <w:rPr>
            <w:color w:val="000000" w:themeColor="text1"/>
            <w:rPrChange w:id="568" w:author="VAMSI KRISHNA KANCHARAPU" w:date="2025-09-01T17:21:00Z" w16du:dateUtc="2025-09-01T16:21:00Z">
              <w:rPr/>
            </w:rPrChange>
          </w:rPr>
          <w:t>Such use of AI enhances accessibility and usability while also aligning with the platform's goal of making sustainability engagement simple and welcoming for all users.</w:t>
        </w:r>
      </w:ins>
    </w:p>
    <w:p w14:paraId="6500F07B" w14:textId="77777777" w:rsidR="00934B93" w:rsidRDefault="00934B93" w:rsidP="00FA4007">
      <w:pPr>
        <w:rPr>
          <w:ins w:id="569" w:author="Peter Jean Paul" w:date="2025-08-30T02:50:00Z" w16du:dateUtc="2025-08-30T01:50:00Z"/>
          <w:rFonts w:asciiTheme="majorHAnsi" w:eastAsiaTheme="majorEastAsia" w:hAnsiTheme="majorHAnsi" w:cstheme="majorBidi"/>
          <w:color w:val="0F4761" w:themeColor="accent1" w:themeShade="BF"/>
          <w:sz w:val="32"/>
          <w:szCs w:val="32"/>
        </w:rPr>
      </w:pPr>
    </w:p>
    <w:p w14:paraId="319DDB7A" w14:textId="459A8631" w:rsidR="00934B93" w:rsidRPr="00A27A09" w:rsidRDefault="00934B93" w:rsidP="00A27A09">
      <w:pPr>
        <w:pStyle w:val="Heading1"/>
        <w:rPr>
          <w:ins w:id="570" w:author="Peter Jean Paul" w:date="2025-08-30T02:50:00Z" w16du:dateUtc="2025-08-30T01:50:00Z"/>
        </w:rPr>
      </w:pPr>
      <w:ins w:id="571" w:author="Peter Jean Paul" w:date="2025-08-30T02:50:00Z" w16du:dateUtc="2025-08-30T01:50:00Z">
        <w:r w:rsidRPr="00A27A09">
          <w:t>6.</w:t>
        </w:r>
      </w:ins>
      <w:ins w:id="572" w:author="Peter Jean Paul" w:date="2025-08-30T02:51:00Z" w16du:dateUtc="2025-08-30T01:51:00Z">
        <w:r w:rsidR="00336E3D" w:rsidRPr="00A27A09">
          <w:t>3</w:t>
        </w:r>
      </w:ins>
      <w:ins w:id="573" w:author="Peter Jean Paul" w:date="2025-08-30T02:50:00Z" w16du:dateUtc="2025-08-30T01:50:00Z">
        <w:r w:rsidRPr="00A27A09">
          <w:t xml:space="preserve"> Special System Functionality Features for Corporate Users</w:t>
        </w:r>
      </w:ins>
    </w:p>
    <w:p w14:paraId="01B4B334" w14:textId="4024F10C" w:rsidR="00336E3D" w:rsidRPr="00A7140E" w:rsidRDefault="00336E3D" w:rsidP="00336E3D">
      <w:pPr>
        <w:pStyle w:val="Heading2"/>
        <w:rPr>
          <w:ins w:id="574" w:author="Peter Jean Paul" w:date="2025-08-30T02:52:00Z" w16du:dateUtc="2025-08-30T01:52:00Z"/>
          <w:rFonts w:eastAsiaTheme="minorHAnsi" w:cs="Times New Roman"/>
          <w:color w:val="auto"/>
          <w:sz w:val="24"/>
          <w:szCs w:val="24"/>
        </w:rPr>
      </w:pPr>
      <w:ins w:id="575" w:author="Peter Jean Paul" w:date="2025-08-30T02:52:00Z" w16du:dateUtc="2025-08-30T01:52:00Z">
        <w:r w:rsidRPr="00A7140E">
          <w:rPr>
            <w:rFonts w:eastAsiaTheme="minorHAnsi" w:cs="Times New Roman"/>
            <w:color w:val="auto"/>
            <w:sz w:val="24"/>
            <w:szCs w:val="24"/>
          </w:rPr>
          <w:t xml:space="preserve">The website has </w:t>
        </w:r>
      </w:ins>
      <w:ins w:id="576" w:author="Peter Jean Paul" w:date="2025-08-30T02:53:00Z" w16du:dateUtc="2025-08-30T01:53:00Z">
        <w:r>
          <w:rPr>
            <w:rFonts w:eastAsiaTheme="minorHAnsi" w:cs="Times New Roman"/>
            <w:color w:val="auto"/>
            <w:sz w:val="24"/>
            <w:szCs w:val="24"/>
          </w:rPr>
          <w:t>two</w:t>
        </w:r>
      </w:ins>
      <w:ins w:id="577" w:author="Peter Jean Paul" w:date="2025-08-30T02:52:00Z" w16du:dateUtc="2025-08-30T01:52:00Z">
        <w:r w:rsidRPr="00A7140E">
          <w:rPr>
            <w:rFonts w:eastAsiaTheme="minorHAnsi" w:cs="Times New Roman"/>
            <w:color w:val="auto"/>
            <w:sz w:val="24"/>
            <w:szCs w:val="24"/>
          </w:rPr>
          <w:t xml:space="preserve"> unique functional features that are important to </w:t>
        </w:r>
        <w:r w:rsidRPr="004F0E07">
          <w:rPr>
            <w:rFonts w:eastAsiaTheme="minorHAnsi" w:cs="Times New Roman"/>
            <w:color w:val="auto"/>
            <w:sz w:val="24"/>
            <w:szCs w:val="24"/>
          </w:rPr>
          <w:t>encourage</w:t>
        </w:r>
        <w:r w:rsidRPr="00A7140E">
          <w:rPr>
            <w:rFonts w:eastAsiaTheme="minorHAnsi" w:cs="Times New Roman"/>
            <w:color w:val="auto"/>
            <w:sz w:val="24"/>
            <w:szCs w:val="24"/>
          </w:rPr>
          <w:t xml:space="preserve"> </w:t>
        </w:r>
      </w:ins>
      <w:ins w:id="578" w:author="Peter Jean Paul" w:date="2025-08-30T02:53:00Z" w16du:dateUtc="2025-08-30T01:53:00Z">
        <w:r>
          <w:rPr>
            <w:rFonts w:eastAsiaTheme="minorHAnsi" w:cs="Times New Roman"/>
            <w:color w:val="auto"/>
            <w:sz w:val="24"/>
            <w:szCs w:val="24"/>
          </w:rPr>
          <w:t xml:space="preserve">corporate </w:t>
        </w:r>
      </w:ins>
      <w:ins w:id="579" w:author="Peter Jean Paul" w:date="2025-08-30T02:52:00Z" w16du:dateUtc="2025-08-30T01:52:00Z">
        <w:r w:rsidRPr="00A7140E">
          <w:rPr>
            <w:rFonts w:eastAsiaTheme="minorHAnsi" w:cs="Times New Roman"/>
            <w:color w:val="auto"/>
            <w:sz w:val="24"/>
            <w:szCs w:val="24"/>
          </w:rPr>
          <w:t>user interaction. These are:</w:t>
        </w:r>
      </w:ins>
    </w:p>
    <w:p w14:paraId="5F7EE73F" w14:textId="2D9C9CB9" w:rsidR="00336E3D" w:rsidRPr="00336E3D" w:rsidRDefault="00336E3D">
      <w:pPr>
        <w:pStyle w:val="ListParagraph"/>
        <w:numPr>
          <w:ilvl w:val="0"/>
          <w:numId w:val="31"/>
        </w:numPr>
        <w:spacing w:line="360" w:lineRule="auto"/>
        <w:jc w:val="both"/>
        <w:rPr>
          <w:ins w:id="580" w:author="Peter Jean Paul" w:date="2025-08-30T02:53:00Z" w16du:dateUtc="2025-08-30T01:53:00Z"/>
          <w:rFonts w:asciiTheme="majorHAnsi" w:hAnsiTheme="majorHAnsi" w:cs="Times New Roman"/>
          <w:rPrChange w:id="581" w:author="Peter Jean Paul" w:date="2025-08-30T02:54:00Z" w16du:dateUtc="2025-08-30T01:54:00Z">
            <w:rPr>
              <w:ins w:id="582" w:author="Peter Jean Paul" w:date="2025-08-30T02:53:00Z" w16du:dateUtc="2025-08-30T01:53:00Z"/>
              <w:highlight w:val="yellow"/>
            </w:rPr>
          </w:rPrChange>
        </w:rPr>
        <w:pPrChange w:id="583" w:author="Peter Jean Paul" w:date="2025-08-30T02:54:00Z" w16du:dateUtc="2025-08-30T01:54:00Z">
          <w:pPr>
            <w:spacing w:line="360" w:lineRule="auto"/>
            <w:jc w:val="both"/>
          </w:pPr>
        </w:pPrChange>
      </w:pPr>
      <w:ins w:id="584" w:author="Peter Jean Paul" w:date="2025-08-30T02:53:00Z" w16du:dateUtc="2025-08-30T01:53:00Z">
        <w:r w:rsidRPr="00336E3D">
          <w:rPr>
            <w:rFonts w:asciiTheme="majorHAnsi" w:hAnsiTheme="majorHAnsi" w:cs="Times New Roman"/>
            <w:rPrChange w:id="585" w:author="Peter Jean Paul" w:date="2025-08-30T02:54:00Z" w16du:dateUtc="2025-08-30T01:54:00Z">
              <w:rPr>
                <w:highlight w:val="yellow"/>
              </w:rPr>
            </w:rPrChange>
          </w:rPr>
          <w:t>SDG Report Generator (powered by Ollama)</w:t>
        </w:r>
      </w:ins>
    </w:p>
    <w:p w14:paraId="2D21BD83" w14:textId="04A3ACA8" w:rsidR="00336E3D" w:rsidRPr="00336E3D" w:rsidRDefault="00336E3D">
      <w:pPr>
        <w:pStyle w:val="ListParagraph"/>
        <w:numPr>
          <w:ilvl w:val="0"/>
          <w:numId w:val="31"/>
        </w:numPr>
        <w:spacing w:line="360" w:lineRule="auto"/>
        <w:jc w:val="both"/>
        <w:rPr>
          <w:ins w:id="586" w:author="Peter Jean Paul" w:date="2025-08-30T02:53:00Z" w16du:dateUtc="2025-08-30T01:53:00Z"/>
          <w:rFonts w:asciiTheme="majorHAnsi" w:hAnsiTheme="majorHAnsi" w:cs="Times New Roman"/>
          <w:rPrChange w:id="587" w:author="Peter Jean Paul" w:date="2025-08-30T02:54:00Z" w16du:dateUtc="2025-08-30T01:54:00Z">
            <w:rPr>
              <w:ins w:id="588" w:author="Peter Jean Paul" w:date="2025-08-30T02:53:00Z" w16du:dateUtc="2025-08-30T01:53:00Z"/>
              <w:highlight w:val="yellow"/>
            </w:rPr>
          </w:rPrChange>
        </w:rPr>
        <w:pPrChange w:id="589" w:author="Peter Jean Paul" w:date="2025-08-30T02:54:00Z" w16du:dateUtc="2025-08-30T01:54:00Z">
          <w:pPr>
            <w:spacing w:line="360" w:lineRule="auto"/>
            <w:jc w:val="both"/>
          </w:pPr>
        </w:pPrChange>
      </w:pPr>
      <w:ins w:id="590" w:author="Peter Jean Paul" w:date="2025-08-30T02:53:00Z" w16du:dateUtc="2025-08-30T01:53:00Z">
        <w:r w:rsidRPr="00336E3D">
          <w:rPr>
            <w:rFonts w:asciiTheme="majorHAnsi" w:hAnsiTheme="majorHAnsi" w:cs="Times New Roman"/>
            <w:rPrChange w:id="591" w:author="Peter Jean Paul" w:date="2025-08-30T02:54:00Z" w16du:dateUtc="2025-08-30T01:54:00Z">
              <w:rPr>
                <w:highlight w:val="yellow"/>
              </w:rPr>
            </w:rPrChange>
          </w:rPr>
          <w:t>Security authentication</w:t>
        </w:r>
      </w:ins>
    </w:p>
    <w:p w14:paraId="4585147A" w14:textId="77777777" w:rsidR="00336E3D" w:rsidRDefault="00336E3D" w:rsidP="00336E3D">
      <w:pPr>
        <w:spacing w:line="360" w:lineRule="auto"/>
        <w:jc w:val="both"/>
        <w:rPr>
          <w:ins w:id="592" w:author="Peter Jean Paul" w:date="2025-08-30T02:52:00Z" w16du:dateUtc="2025-08-30T01:52:00Z"/>
          <w:rFonts w:ascii="Times New Roman" w:hAnsi="Times New Roman" w:cs="Times New Roman"/>
          <w:b/>
          <w:bCs/>
          <w:highlight w:val="yellow"/>
        </w:rPr>
      </w:pPr>
    </w:p>
    <w:p w14:paraId="42A4A693" w14:textId="2141419D" w:rsidR="00336E3D" w:rsidRPr="00336E3D" w:rsidRDefault="00336E3D" w:rsidP="00A27A09">
      <w:pPr>
        <w:pStyle w:val="Heading3"/>
        <w:rPr>
          <w:ins w:id="593" w:author="Peter Jean Paul" w:date="2025-08-30T02:51:00Z" w16du:dateUtc="2025-08-30T01:51:00Z"/>
          <w:rPrChange w:id="594" w:author="Peter Jean Paul" w:date="2025-08-30T02:54:00Z" w16du:dateUtc="2025-08-30T01:54:00Z">
            <w:rPr>
              <w:ins w:id="595" w:author="Peter Jean Paul" w:date="2025-08-30T02:51:00Z" w16du:dateUtc="2025-08-30T01:51:00Z"/>
              <w:rFonts w:ascii="Times New Roman" w:hAnsi="Times New Roman" w:cs="Times New Roman"/>
              <w:b/>
              <w:bCs/>
              <w:highlight w:val="yellow"/>
            </w:rPr>
          </w:rPrChange>
        </w:rPr>
        <w:pPrChange w:id="596" w:author="VAMSI KRISHNA KANCHARAPU" w:date="2025-09-01T17:26:00Z" w16du:dateUtc="2025-09-01T16:26:00Z">
          <w:pPr>
            <w:spacing w:line="360" w:lineRule="auto"/>
            <w:jc w:val="both"/>
          </w:pPr>
        </w:pPrChange>
      </w:pPr>
      <w:ins w:id="597" w:author="Peter Jean Paul" w:date="2025-08-30T02:51:00Z" w16du:dateUtc="2025-08-30T01:51:00Z">
        <w:r w:rsidRPr="00336E3D">
          <w:rPr>
            <w:rPrChange w:id="598" w:author="Peter Jean Paul" w:date="2025-08-30T02:54:00Z" w16du:dateUtc="2025-08-30T01:54:00Z">
              <w:rPr>
                <w:rFonts w:ascii="Times New Roman" w:hAnsi="Times New Roman" w:cs="Times New Roman"/>
                <w:b/>
                <w:bCs/>
                <w:highlight w:val="yellow"/>
              </w:rPr>
            </w:rPrChange>
          </w:rPr>
          <w:t>6.3.1 SDG Report Generator (powered by Ollama)</w:t>
        </w:r>
      </w:ins>
    </w:p>
    <w:p w14:paraId="41971BC3" w14:textId="77777777" w:rsidR="00336E3D" w:rsidRPr="00336E3D" w:rsidRDefault="00336E3D" w:rsidP="00336E3D">
      <w:pPr>
        <w:spacing w:line="360" w:lineRule="auto"/>
        <w:jc w:val="both"/>
        <w:rPr>
          <w:ins w:id="599" w:author="Peter Jean Paul" w:date="2025-08-30T02:51:00Z" w16du:dateUtc="2025-08-30T01:51:00Z"/>
          <w:rFonts w:asciiTheme="majorHAnsi" w:hAnsiTheme="majorHAnsi" w:cs="Times New Roman"/>
          <w:rPrChange w:id="600" w:author="Peter Jean Paul" w:date="2025-08-30T02:54:00Z" w16du:dateUtc="2025-08-30T01:54:00Z">
            <w:rPr>
              <w:ins w:id="601" w:author="Peter Jean Paul" w:date="2025-08-30T02:51:00Z" w16du:dateUtc="2025-08-30T01:51:00Z"/>
              <w:rFonts w:ascii="Times New Roman" w:hAnsi="Times New Roman" w:cs="Times New Roman"/>
              <w:highlight w:val="yellow"/>
            </w:rPr>
          </w:rPrChange>
        </w:rPr>
      </w:pPr>
      <w:ins w:id="602" w:author="Peter Jean Paul" w:date="2025-08-30T02:51:00Z" w16du:dateUtc="2025-08-30T01:51:00Z">
        <w:r w:rsidRPr="00336E3D">
          <w:rPr>
            <w:rFonts w:asciiTheme="majorHAnsi" w:hAnsiTheme="majorHAnsi" w:cs="Times New Roman"/>
            <w:rPrChange w:id="603" w:author="Peter Jean Paul" w:date="2025-08-30T02:54:00Z" w16du:dateUtc="2025-08-30T01:54:00Z">
              <w:rPr>
                <w:rFonts w:ascii="Times New Roman" w:hAnsi="Times New Roman" w:cs="Times New Roman"/>
                <w:highlight w:val="yellow"/>
              </w:rPr>
            </w:rPrChange>
          </w:rPr>
          <w:t>The button of downloading SDG Report on the admin dashboard is one of the most innovative features. This button automatically transfers the data on the dashboard (activity completion, trends, points, etc.) to a local AI engine named Ollama, when it is clicked.</w:t>
        </w:r>
      </w:ins>
    </w:p>
    <w:p w14:paraId="5D10D0D2" w14:textId="77777777" w:rsidR="00336E3D" w:rsidRPr="00336E3D" w:rsidRDefault="00336E3D" w:rsidP="00336E3D">
      <w:pPr>
        <w:spacing w:line="360" w:lineRule="auto"/>
        <w:jc w:val="both"/>
        <w:rPr>
          <w:ins w:id="604" w:author="Peter Jean Paul" w:date="2025-08-30T02:51:00Z" w16du:dateUtc="2025-08-30T01:51:00Z"/>
          <w:rFonts w:asciiTheme="majorHAnsi" w:hAnsiTheme="majorHAnsi" w:cs="Times New Roman"/>
          <w:rPrChange w:id="605" w:author="Peter Jean Paul" w:date="2025-08-30T02:54:00Z" w16du:dateUtc="2025-08-30T01:54:00Z">
            <w:rPr>
              <w:ins w:id="606" w:author="Peter Jean Paul" w:date="2025-08-30T02:51:00Z" w16du:dateUtc="2025-08-30T01:51:00Z"/>
              <w:rFonts w:ascii="Times New Roman" w:hAnsi="Times New Roman" w:cs="Times New Roman"/>
              <w:highlight w:val="yellow"/>
            </w:rPr>
          </w:rPrChange>
        </w:rPr>
      </w:pPr>
      <w:ins w:id="607" w:author="Peter Jean Paul" w:date="2025-08-30T02:51:00Z" w16du:dateUtc="2025-08-30T01:51:00Z">
        <w:r w:rsidRPr="00336E3D">
          <w:rPr>
            <w:rFonts w:asciiTheme="majorHAnsi" w:hAnsiTheme="majorHAnsi" w:cs="Times New Roman"/>
            <w:rPrChange w:id="608" w:author="Peter Jean Paul" w:date="2025-08-30T02:54:00Z" w16du:dateUtc="2025-08-30T01:54:00Z">
              <w:rPr>
                <w:rFonts w:ascii="Times New Roman" w:hAnsi="Times New Roman" w:cs="Times New Roman"/>
                <w:highlight w:val="yellow"/>
              </w:rPr>
            </w:rPrChange>
          </w:rPr>
          <w:t>Ollama: Open-source AI language model engine, the same as ChatGPT, installed and executed on a local machine (offline). It works on the data without using cloud service or internet connection and is high-speed and entirely private. Ollama also processes received data to create a personalized SDG progress report in the Microsoft Word (.docx) format. Immediately the admin can download the report and present it or make use of it.</w:t>
        </w:r>
      </w:ins>
    </w:p>
    <w:p w14:paraId="7D633E50" w14:textId="79BF402D" w:rsidR="00336E3D" w:rsidRPr="00336E3D" w:rsidRDefault="00336E3D" w:rsidP="00A27A09">
      <w:pPr>
        <w:pStyle w:val="Heading3"/>
        <w:rPr>
          <w:ins w:id="609" w:author="Peter Jean Paul" w:date="2025-08-30T02:53:00Z" w16du:dateUtc="2025-08-30T01:53:00Z"/>
          <w:rPrChange w:id="610" w:author="Peter Jean Paul" w:date="2025-08-30T02:54:00Z" w16du:dateUtc="2025-08-30T01:54:00Z">
            <w:rPr>
              <w:ins w:id="611" w:author="Peter Jean Paul" w:date="2025-08-30T02:53:00Z" w16du:dateUtc="2025-08-30T01:53:00Z"/>
              <w:highlight w:val="yellow"/>
            </w:rPr>
          </w:rPrChange>
        </w:rPr>
        <w:pPrChange w:id="612" w:author="VAMSI KRISHNA KANCHARAPU" w:date="2025-09-01T17:26:00Z" w16du:dateUtc="2025-09-01T16:26:00Z">
          <w:pPr>
            <w:pStyle w:val="ListParagraph"/>
            <w:numPr>
              <w:numId w:val="30"/>
            </w:numPr>
            <w:spacing w:line="360" w:lineRule="auto"/>
            <w:ind w:hanging="360"/>
            <w:jc w:val="both"/>
          </w:pPr>
        </w:pPrChange>
      </w:pPr>
      <w:ins w:id="613" w:author="Peter Jean Paul" w:date="2025-08-30T02:53:00Z" w16du:dateUtc="2025-08-30T01:53:00Z">
        <w:r w:rsidRPr="00336E3D">
          <w:rPr>
            <w:rPrChange w:id="614" w:author="Peter Jean Paul" w:date="2025-08-30T02:54:00Z" w16du:dateUtc="2025-08-30T01:54:00Z">
              <w:rPr>
                <w:rFonts w:ascii="Times New Roman" w:hAnsi="Times New Roman" w:cs="Times New Roman"/>
                <w:b/>
                <w:bCs/>
                <w:highlight w:val="yellow"/>
              </w:rPr>
            </w:rPrChange>
          </w:rPr>
          <w:t xml:space="preserve">6.3.2 </w:t>
        </w:r>
        <w:r w:rsidRPr="00336E3D">
          <w:rPr>
            <w:rPrChange w:id="615" w:author="Peter Jean Paul" w:date="2025-08-30T02:54:00Z" w16du:dateUtc="2025-08-30T01:54:00Z">
              <w:rPr>
                <w:highlight w:val="yellow"/>
              </w:rPr>
            </w:rPrChange>
          </w:rPr>
          <w:t>Security authentication</w:t>
        </w:r>
      </w:ins>
    </w:p>
    <w:p w14:paraId="39A22318" w14:textId="77777777" w:rsidR="00336E3D" w:rsidRPr="00336E3D" w:rsidRDefault="00336E3D" w:rsidP="00336E3D">
      <w:pPr>
        <w:pStyle w:val="ListParagraph"/>
        <w:numPr>
          <w:ilvl w:val="0"/>
          <w:numId w:val="30"/>
        </w:numPr>
        <w:spacing w:line="360" w:lineRule="auto"/>
        <w:jc w:val="both"/>
        <w:rPr>
          <w:ins w:id="616" w:author="Peter Jean Paul" w:date="2025-08-30T02:51:00Z" w16du:dateUtc="2025-08-30T01:51:00Z"/>
          <w:rFonts w:asciiTheme="majorHAnsi" w:hAnsiTheme="majorHAnsi" w:cs="Times New Roman"/>
          <w:rPrChange w:id="617" w:author="Peter Jean Paul" w:date="2025-08-30T02:54:00Z" w16du:dateUtc="2025-08-30T01:54:00Z">
            <w:rPr>
              <w:ins w:id="618" w:author="Peter Jean Paul" w:date="2025-08-30T02:51:00Z" w16du:dateUtc="2025-08-30T01:51:00Z"/>
              <w:rFonts w:ascii="Times New Roman" w:hAnsi="Times New Roman" w:cs="Times New Roman"/>
              <w:highlight w:val="yellow"/>
            </w:rPr>
          </w:rPrChange>
        </w:rPr>
      </w:pPr>
      <w:ins w:id="619" w:author="Peter Jean Paul" w:date="2025-08-30T02:51:00Z" w16du:dateUtc="2025-08-30T01:51:00Z">
        <w:r w:rsidRPr="00336E3D">
          <w:rPr>
            <w:rFonts w:asciiTheme="majorHAnsi" w:hAnsiTheme="majorHAnsi" w:cs="Times New Roman"/>
            <w:rPrChange w:id="620" w:author="Peter Jean Paul" w:date="2025-08-30T02:54:00Z" w16du:dateUtc="2025-08-30T01:54:00Z">
              <w:rPr>
                <w:rFonts w:ascii="Times New Roman" w:hAnsi="Times New Roman" w:cs="Times New Roman"/>
                <w:highlight w:val="yellow"/>
              </w:rPr>
            </w:rPrChange>
          </w:rPr>
          <w:t>Role-based access control (RBAC) limits access to this dashboard. RBAC is a method that gives only the user with the role of administrator the ability to access or manipulate organizational data.</w:t>
        </w:r>
      </w:ins>
    </w:p>
    <w:p w14:paraId="1C291661" w14:textId="77777777" w:rsidR="00336E3D" w:rsidRPr="00336E3D" w:rsidRDefault="00336E3D" w:rsidP="00336E3D">
      <w:pPr>
        <w:pStyle w:val="ListParagraph"/>
        <w:numPr>
          <w:ilvl w:val="0"/>
          <w:numId w:val="30"/>
        </w:numPr>
        <w:spacing w:line="360" w:lineRule="auto"/>
        <w:jc w:val="both"/>
        <w:rPr>
          <w:ins w:id="621" w:author="Peter Jean Paul" w:date="2025-08-30T02:51:00Z" w16du:dateUtc="2025-08-30T01:51:00Z"/>
          <w:rFonts w:asciiTheme="majorHAnsi" w:hAnsiTheme="majorHAnsi" w:cs="Times New Roman"/>
          <w:rPrChange w:id="622" w:author="Peter Jean Paul" w:date="2025-08-30T02:54:00Z" w16du:dateUtc="2025-08-30T01:54:00Z">
            <w:rPr>
              <w:ins w:id="623" w:author="Peter Jean Paul" w:date="2025-08-30T02:51:00Z" w16du:dateUtc="2025-08-30T01:51:00Z"/>
              <w:rFonts w:ascii="Times New Roman" w:hAnsi="Times New Roman" w:cs="Times New Roman"/>
              <w:highlight w:val="yellow"/>
            </w:rPr>
          </w:rPrChange>
        </w:rPr>
      </w:pPr>
      <w:ins w:id="624" w:author="Peter Jean Paul" w:date="2025-08-30T02:51:00Z" w16du:dateUtc="2025-08-30T01:51:00Z">
        <w:r w:rsidRPr="00336E3D">
          <w:rPr>
            <w:rFonts w:asciiTheme="majorHAnsi" w:hAnsiTheme="majorHAnsi" w:cs="Times New Roman"/>
            <w:rPrChange w:id="625" w:author="Peter Jean Paul" w:date="2025-08-30T02:54:00Z" w16du:dateUtc="2025-08-30T01:54:00Z">
              <w:rPr>
                <w:rFonts w:ascii="Times New Roman" w:hAnsi="Times New Roman" w:cs="Times New Roman"/>
                <w:highlight w:val="yellow"/>
              </w:rPr>
            </w:rPrChange>
          </w:rPr>
          <w:t>Administration login will need a unique organization ID that is issued to only verified partners.</w:t>
        </w:r>
      </w:ins>
    </w:p>
    <w:p w14:paraId="519468F2" w14:textId="77777777" w:rsidR="00934B93" w:rsidDel="0050249D" w:rsidRDefault="00934B93" w:rsidP="0050249D">
      <w:pPr>
        <w:pStyle w:val="Heading1"/>
        <w:rPr>
          <w:del w:id="626" w:author="VAMSI KRISHNA KANCHARAPU" w:date="2025-09-01T17:03:00Z" w16du:dateUtc="2025-09-01T16:03:00Z"/>
        </w:rPr>
      </w:pPr>
    </w:p>
    <w:p w14:paraId="443EE64B" w14:textId="77777777" w:rsidR="0050249D" w:rsidRPr="0050249D" w:rsidRDefault="0050249D" w:rsidP="0050249D">
      <w:pPr>
        <w:rPr>
          <w:ins w:id="627" w:author="VAMSI KRISHNA KANCHARAPU" w:date="2025-09-01T23:24:00Z" w16du:dateUtc="2025-09-01T22:24:00Z"/>
        </w:rPr>
        <w:pPrChange w:id="628" w:author="VAMSI KRISHNA KANCHARAPU" w:date="2025-09-01T23:24:00Z" w16du:dateUtc="2025-09-01T22:24:00Z">
          <w:pPr>
            <w:pStyle w:val="Heading1"/>
          </w:pPr>
        </w:pPrChange>
      </w:pPr>
    </w:p>
    <w:p w14:paraId="5E37CCAC" w14:textId="77777777" w:rsidR="00934B93" w:rsidRPr="0050249D" w:rsidDel="008722D1" w:rsidRDefault="00934B93" w:rsidP="0050249D">
      <w:pPr>
        <w:pStyle w:val="Heading1"/>
        <w:rPr>
          <w:ins w:id="629" w:author="Peter Jean Paul" w:date="2025-08-30T02:56:00Z" w16du:dateUtc="2025-08-30T01:56:00Z"/>
          <w:del w:id="630" w:author="VAMSI KRISHNA KANCHARAPU" w:date="2025-09-01T17:03:00Z" w16du:dateUtc="2025-09-01T16:03:00Z"/>
        </w:rPr>
        <w:pPrChange w:id="631" w:author="VAMSI KRISHNA KANCHARAPU" w:date="2025-09-01T23:23:00Z" w16du:dateUtc="2025-09-01T22:23:00Z">
          <w:pPr/>
        </w:pPrChange>
      </w:pPr>
    </w:p>
    <w:p w14:paraId="4C806150" w14:textId="0D28160E" w:rsidR="002D6A29" w:rsidRDefault="002D6A29" w:rsidP="0050249D">
      <w:pPr>
        <w:pStyle w:val="Heading1"/>
        <w:rPr>
          <w:ins w:id="632" w:author="VAMSI KRISHNA KANCHARAPU" w:date="2025-09-01T23:24:00Z" w16du:dateUtc="2025-09-01T22:24:00Z"/>
        </w:rPr>
      </w:pPr>
      <w:ins w:id="633" w:author="Peter Jean Paul" w:date="2025-08-30T02:56:00Z" w16du:dateUtc="2025-08-30T01:56:00Z">
        <w:r w:rsidRPr="0050249D">
          <w:t xml:space="preserve">6.4 Backend Development and Data Flow </w:t>
        </w:r>
      </w:ins>
    </w:p>
    <w:p w14:paraId="1146A83E" w14:textId="385133AF" w:rsidR="0050249D" w:rsidRPr="0050249D" w:rsidRDefault="0050249D" w:rsidP="0050249D">
      <w:pPr>
        <w:pStyle w:val="NormalWeb"/>
        <w:spacing w:line="360" w:lineRule="auto"/>
        <w:jc w:val="both"/>
        <w:rPr>
          <w:ins w:id="634" w:author="VAMSI KRISHNA KANCHARAPU" w:date="2025-09-01T23:26:00Z" w16du:dateUtc="2025-09-01T22:26:00Z"/>
        </w:rPr>
        <w:pPrChange w:id="635" w:author="VAMSI KRISHNA KANCHARAPU" w:date="2025-09-01T23:27:00Z" w16du:dateUtc="2025-09-01T22:27:00Z">
          <w:pPr>
            <w:pStyle w:val="NormalWeb"/>
          </w:pPr>
        </w:pPrChange>
      </w:pPr>
      <w:ins w:id="636" w:author="VAMSI KRISHNA KANCHARAPU" w:date="2025-09-01T23:24:00Z" w16du:dateUtc="2025-09-01T22:24:00Z">
        <w:r w:rsidRPr="0050249D">
          <w:t>The other side of the system that a user does not see is the backend. It contains the server, database and all the logic (such as authentication and storing user actions).</w:t>
        </w:r>
      </w:ins>
      <w:ins w:id="637" w:author="VAMSI KRISHNA KANCHARAPU" w:date="2025-09-01T23:26:00Z" w16du:dateUtc="2025-09-01T22:26:00Z">
        <w:r w:rsidRPr="0050249D">
          <w:t xml:space="preserve"> </w:t>
        </w:r>
        <w:r w:rsidRPr="0050249D">
          <w:t xml:space="preserve">The backend of the platform is built using </w:t>
        </w:r>
        <w:r w:rsidRPr="0050249D">
          <w:rPr>
            <w:rStyle w:val="Strong"/>
            <w:rFonts w:eastAsiaTheme="majorEastAsia"/>
            <w:b w:val="0"/>
            <w:bCs w:val="0"/>
            <w:rPrChange w:id="638" w:author="VAMSI KRISHNA KANCHARAPU" w:date="2025-09-01T23:27:00Z" w16du:dateUtc="2025-09-01T22:27:00Z">
              <w:rPr>
                <w:rStyle w:val="Strong"/>
                <w:rFonts w:eastAsiaTheme="majorEastAsia"/>
              </w:rPr>
            </w:rPrChange>
          </w:rPr>
          <w:t>Node.js</w:t>
        </w:r>
        <w:r w:rsidRPr="0050249D">
          <w:t xml:space="preserve"> with the </w:t>
        </w:r>
        <w:r w:rsidRPr="0050249D">
          <w:rPr>
            <w:rStyle w:val="Strong"/>
            <w:rFonts w:eastAsiaTheme="majorEastAsia"/>
            <w:b w:val="0"/>
            <w:bCs w:val="0"/>
            <w:rPrChange w:id="639" w:author="VAMSI KRISHNA KANCHARAPU" w:date="2025-09-01T23:27:00Z" w16du:dateUtc="2025-09-01T22:27:00Z">
              <w:rPr>
                <w:rStyle w:val="Strong"/>
                <w:rFonts w:eastAsiaTheme="majorEastAsia"/>
              </w:rPr>
            </w:rPrChange>
          </w:rPr>
          <w:t>Express.js</w:t>
        </w:r>
        <w:r w:rsidRPr="0050249D">
          <w:t xml:space="preserve"> framework.</w:t>
        </w:r>
      </w:ins>
      <w:ins w:id="640" w:author="VAMSI KRISHNA KANCHARAPU" w:date="2025-09-01T23:27:00Z" w16du:dateUtc="2025-09-01T22:27:00Z">
        <w:r>
          <w:t xml:space="preserve"> </w:t>
        </w:r>
      </w:ins>
      <w:ins w:id="641" w:author="VAMSI KRISHNA KANCHARAPU" w:date="2025-09-01T23:26:00Z" w16du:dateUtc="2025-09-01T22:26:00Z">
        <w:r w:rsidRPr="0050249D">
          <w:rPr>
            <w:rStyle w:val="Strong"/>
            <w:rFonts w:eastAsiaTheme="majorEastAsia"/>
            <w:b w:val="0"/>
            <w:bCs w:val="0"/>
            <w:rPrChange w:id="642" w:author="VAMSI KRISHNA KANCHARAPU" w:date="2025-09-01T23:27:00Z" w16du:dateUtc="2025-09-01T22:27:00Z">
              <w:rPr>
                <w:rStyle w:val="Strong"/>
                <w:rFonts w:eastAsiaTheme="majorEastAsia"/>
              </w:rPr>
            </w:rPrChange>
          </w:rPr>
          <w:t>Node.js</w:t>
        </w:r>
        <w:r w:rsidRPr="0050249D">
          <w:t xml:space="preserve"> is a JavaScript runtime that allows executing JavaScript code on the server side, while </w:t>
        </w:r>
        <w:r w:rsidRPr="0050249D">
          <w:rPr>
            <w:rStyle w:val="Strong"/>
            <w:rFonts w:eastAsiaTheme="majorEastAsia"/>
            <w:b w:val="0"/>
            <w:bCs w:val="0"/>
            <w:rPrChange w:id="643" w:author="VAMSI KRISHNA KANCHARAPU" w:date="2025-09-01T23:27:00Z" w16du:dateUtc="2025-09-01T22:27:00Z">
              <w:rPr>
                <w:rStyle w:val="Strong"/>
                <w:rFonts w:eastAsiaTheme="majorEastAsia"/>
              </w:rPr>
            </w:rPrChange>
          </w:rPr>
          <w:t>Express.js</w:t>
        </w:r>
        <w:r w:rsidRPr="0050249D">
          <w:t xml:space="preserve"> is a web framework for Node.js used to create API endpoints and manage routing between the frontend and the backend.</w:t>
        </w:r>
      </w:ins>
    </w:p>
    <w:p w14:paraId="5EB10CAB" w14:textId="43596AAA" w:rsidR="0050249D" w:rsidRDefault="0050249D" w:rsidP="0050249D">
      <w:pPr>
        <w:pStyle w:val="NormalWeb"/>
        <w:spacing w:line="360" w:lineRule="auto"/>
        <w:ind w:firstLine="720"/>
        <w:jc w:val="both"/>
        <w:rPr>
          <w:ins w:id="644" w:author="VAMSI KRISHNA KANCHARAPU" w:date="2025-09-01T23:29:00Z" w16du:dateUtc="2025-09-01T22:29:00Z"/>
        </w:rPr>
      </w:pPr>
      <w:ins w:id="645" w:author="VAMSI KRISHNA KANCHARAPU" w:date="2025-09-01T23:26:00Z" w16du:dateUtc="2025-09-01T22:26:00Z">
        <w:r w:rsidRPr="0050249D">
          <w:t xml:space="preserve">The main entry point for the backend is the </w:t>
        </w:r>
        <w:r w:rsidRPr="0050249D">
          <w:rPr>
            <w:rStyle w:val="HTMLCode"/>
            <w:rFonts w:ascii="Times New Roman" w:eastAsiaTheme="majorEastAsia" w:hAnsi="Times New Roman" w:cs="Times New Roman"/>
            <w:sz w:val="24"/>
            <w:szCs w:val="24"/>
            <w:rPrChange w:id="646" w:author="VAMSI KRISHNA KANCHARAPU" w:date="2025-09-01T23:27:00Z" w16du:dateUtc="2025-09-01T22:27:00Z">
              <w:rPr>
                <w:rStyle w:val="HTMLCode"/>
                <w:rFonts w:eastAsiaTheme="majorEastAsia"/>
              </w:rPr>
            </w:rPrChange>
          </w:rPr>
          <w:t>index.js</w:t>
        </w:r>
        <w:r w:rsidRPr="0050249D">
          <w:t xml:space="preserve"> file, which initializes the Express server and manages API endpoints that interact with the database and frontend. When the frontend (built with React) sends a request such as a user logging in, starting an activity, or </w:t>
        </w:r>
        <w:proofErr w:type="gramStart"/>
        <w:r w:rsidRPr="0050249D">
          <w:t>making a donation</w:t>
        </w:r>
      </w:ins>
      <w:proofErr w:type="gramEnd"/>
      <w:ins w:id="647" w:author="VAMSI KRISHNA KANCHARAPU" w:date="2025-09-01T23:31:00Z" w16du:dateUtc="2025-09-01T22:31:00Z">
        <w:r>
          <w:t xml:space="preserve"> t</w:t>
        </w:r>
      </w:ins>
      <w:ins w:id="648" w:author="VAMSI KRISHNA KANCHARAPU" w:date="2025-09-01T23:26:00Z" w16du:dateUtc="2025-09-01T22:26:00Z">
        <w:r w:rsidRPr="0050249D">
          <w:t>hese requests are routed to the correct endpoint in the backend.</w:t>
        </w:r>
      </w:ins>
      <w:ins w:id="649" w:author="VAMSI KRISHNA KANCHARAPU" w:date="2025-09-01T23:28:00Z" w16du:dateUtc="2025-09-01T22:28:00Z">
        <w:r w:rsidRPr="0050249D">
          <w:t xml:space="preserve"> </w:t>
        </w:r>
        <w:r>
          <w:t xml:space="preserve">Each request is processed and then connected to </w:t>
        </w:r>
        <w:r w:rsidRPr="0050249D">
          <w:rPr>
            <w:rStyle w:val="Strong"/>
            <w:rFonts w:eastAsiaTheme="majorEastAsia"/>
            <w:b w:val="0"/>
            <w:bCs w:val="0"/>
            <w:rPrChange w:id="650" w:author="VAMSI KRISHNA KANCHARAPU" w:date="2025-09-01T23:28:00Z" w16du:dateUtc="2025-09-01T22:28:00Z">
              <w:rPr>
                <w:rStyle w:val="Strong"/>
                <w:rFonts w:eastAsiaTheme="majorEastAsia"/>
              </w:rPr>
            </w:rPrChange>
          </w:rPr>
          <w:t>Supabase</w:t>
        </w:r>
        <w:r>
          <w:t xml:space="preserve">, the platform’s backend-as-a-service provider. Supabase manages the database operations and provides </w:t>
        </w:r>
        <w:r w:rsidRPr="0050249D">
          <w:rPr>
            <w:rStyle w:val="Strong"/>
            <w:rFonts w:eastAsiaTheme="majorEastAsia"/>
            <w:b w:val="0"/>
            <w:bCs w:val="0"/>
            <w:rPrChange w:id="651" w:author="VAMSI KRISHNA KANCHARAPU" w:date="2025-09-01T23:28:00Z" w16du:dateUtc="2025-09-01T22:28:00Z">
              <w:rPr>
                <w:rStyle w:val="Strong"/>
                <w:rFonts w:eastAsiaTheme="majorEastAsia"/>
              </w:rPr>
            </w:rPrChange>
          </w:rPr>
          <w:t>real-time syncing</w:t>
        </w:r>
        <w:r w:rsidRPr="0050249D">
          <w:t xml:space="preserve">, </w:t>
        </w:r>
        <w:r w:rsidRPr="0050249D">
          <w:rPr>
            <w:rStyle w:val="Strong"/>
            <w:rFonts w:eastAsiaTheme="majorEastAsia"/>
            <w:b w:val="0"/>
            <w:bCs w:val="0"/>
            <w:rPrChange w:id="652" w:author="VAMSI KRISHNA KANCHARAPU" w:date="2025-09-01T23:28:00Z" w16du:dateUtc="2025-09-01T22:28:00Z">
              <w:rPr>
                <w:rStyle w:val="Strong"/>
                <w:rFonts w:eastAsiaTheme="majorEastAsia"/>
              </w:rPr>
            </w:rPrChange>
          </w:rPr>
          <w:t>authentication</w:t>
        </w:r>
        <w:r>
          <w:t xml:space="preserve">, and </w:t>
        </w:r>
        <w:r w:rsidRPr="0050249D">
          <w:rPr>
            <w:rStyle w:val="Strong"/>
            <w:rFonts w:eastAsiaTheme="majorEastAsia"/>
            <w:b w:val="0"/>
            <w:bCs w:val="0"/>
            <w:rPrChange w:id="653" w:author="VAMSI KRISHNA KANCHARAPU" w:date="2025-09-01T23:28:00Z" w16du:dateUtc="2025-09-01T22:28:00Z">
              <w:rPr>
                <w:rStyle w:val="Strong"/>
                <w:rFonts w:eastAsiaTheme="majorEastAsia"/>
              </w:rPr>
            </w:rPrChange>
          </w:rPr>
          <w:t>secure storage</w:t>
        </w:r>
        <w:r>
          <w:t xml:space="preserve"> of user data.</w:t>
        </w:r>
      </w:ins>
    </w:p>
    <w:p w14:paraId="5A71B387" w14:textId="77777777" w:rsidR="0050249D" w:rsidRPr="0050249D" w:rsidRDefault="0050249D" w:rsidP="0050249D">
      <w:pPr>
        <w:pStyle w:val="NormalWeb"/>
        <w:spacing w:line="360" w:lineRule="auto"/>
        <w:jc w:val="both"/>
        <w:rPr>
          <w:ins w:id="654" w:author="VAMSI KRISHNA KANCHARAPU" w:date="2025-09-01T23:29:00Z" w16du:dateUtc="2025-09-01T22:29:00Z"/>
        </w:rPr>
        <w:pPrChange w:id="655" w:author="VAMSI KRISHNA KANCHARAPU" w:date="2025-09-01T23:29:00Z" w16du:dateUtc="2025-09-01T22:29:00Z">
          <w:pPr>
            <w:pStyle w:val="NormalWeb"/>
          </w:pPr>
        </w:pPrChange>
      </w:pPr>
      <w:ins w:id="656" w:author="VAMSI KRISHNA KANCHARAPU" w:date="2025-09-01T23:29:00Z" w16du:dateUtc="2025-09-01T22:29:00Z">
        <w:r w:rsidRPr="0050249D">
          <w:t xml:space="preserve">The </w:t>
        </w:r>
        <w:r w:rsidRPr="0050249D">
          <w:rPr>
            <w:rStyle w:val="Strong"/>
            <w:rFonts w:eastAsiaTheme="majorEastAsia"/>
            <w:b w:val="0"/>
            <w:bCs w:val="0"/>
            <w:rPrChange w:id="657" w:author="VAMSI KRISHNA KANCHARAPU" w:date="2025-09-01T23:29:00Z" w16du:dateUtc="2025-09-01T22:29:00Z">
              <w:rPr>
                <w:rStyle w:val="Strong"/>
                <w:rFonts w:eastAsiaTheme="majorEastAsia"/>
              </w:rPr>
            </w:rPrChange>
          </w:rPr>
          <w:t>data flow</w:t>
        </w:r>
        <w:r w:rsidRPr="0050249D">
          <w:t xml:space="preserve"> between frontend, backend, and database works as follows:</w:t>
        </w:r>
      </w:ins>
    </w:p>
    <w:p w14:paraId="570131C3" w14:textId="77777777" w:rsidR="0050249D" w:rsidRPr="0050249D" w:rsidRDefault="0050249D" w:rsidP="0050249D">
      <w:pPr>
        <w:pStyle w:val="NormalWeb"/>
        <w:numPr>
          <w:ilvl w:val="0"/>
          <w:numId w:val="32"/>
        </w:numPr>
        <w:spacing w:line="360" w:lineRule="auto"/>
        <w:jc w:val="both"/>
        <w:rPr>
          <w:ins w:id="658" w:author="VAMSI KRISHNA KANCHARAPU" w:date="2025-09-01T23:29:00Z" w16du:dateUtc="2025-09-01T22:29:00Z"/>
        </w:rPr>
        <w:pPrChange w:id="659" w:author="VAMSI KRISHNA KANCHARAPU" w:date="2025-09-01T23:29:00Z" w16du:dateUtc="2025-09-01T22:29:00Z">
          <w:pPr>
            <w:pStyle w:val="NormalWeb"/>
            <w:numPr>
              <w:numId w:val="32"/>
            </w:numPr>
            <w:tabs>
              <w:tab w:val="num" w:pos="720"/>
            </w:tabs>
            <w:ind w:left="720" w:hanging="360"/>
          </w:pPr>
        </w:pPrChange>
      </w:pPr>
      <w:ins w:id="660" w:author="VAMSI KRISHNA KANCHARAPU" w:date="2025-09-01T23:29:00Z" w16du:dateUtc="2025-09-01T22:29:00Z">
        <w:r w:rsidRPr="0050249D">
          <w:rPr>
            <w:rStyle w:val="Strong"/>
            <w:rFonts w:eastAsiaTheme="majorEastAsia"/>
            <w:b w:val="0"/>
            <w:bCs w:val="0"/>
            <w:rPrChange w:id="661" w:author="VAMSI KRISHNA KANCHARAPU" w:date="2025-09-01T23:29:00Z" w16du:dateUtc="2025-09-01T22:29:00Z">
              <w:rPr>
                <w:rStyle w:val="Strong"/>
                <w:rFonts w:eastAsiaTheme="majorEastAsia"/>
              </w:rPr>
            </w:rPrChange>
          </w:rPr>
          <w:t>Frontend sends a request</w:t>
        </w:r>
        <w:r w:rsidRPr="0050249D">
          <w:t xml:space="preserve"> (e.g., complete activity).</w:t>
        </w:r>
      </w:ins>
    </w:p>
    <w:p w14:paraId="63DED902" w14:textId="19E16DCA" w:rsidR="0050249D" w:rsidRPr="0050249D" w:rsidRDefault="0050249D" w:rsidP="0050249D">
      <w:pPr>
        <w:pStyle w:val="NormalWeb"/>
        <w:numPr>
          <w:ilvl w:val="0"/>
          <w:numId w:val="32"/>
        </w:numPr>
        <w:spacing w:line="360" w:lineRule="auto"/>
        <w:jc w:val="both"/>
        <w:rPr>
          <w:ins w:id="662" w:author="VAMSI KRISHNA KANCHARAPU" w:date="2025-09-01T23:29:00Z" w16du:dateUtc="2025-09-01T22:29:00Z"/>
        </w:rPr>
        <w:pPrChange w:id="663" w:author="VAMSI KRISHNA KANCHARAPU" w:date="2025-09-01T23:29:00Z" w16du:dateUtc="2025-09-01T22:29:00Z">
          <w:pPr>
            <w:pStyle w:val="NormalWeb"/>
            <w:numPr>
              <w:numId w:val="32"/>
            </w:numPr>
            <w:tabs>
              <w:tab w:val="num" w:pos="720"/>
            </w:tabs>
            <w:ind w:left="720" w:hanging="360"/>
          </w:pPr>
        </w:pPrChange>
      </w:pPr>
      <w:ins w:id="664" w:author="VAMSI KRISHNA KANCHARAPU" w:date="2025-09-01T23:29:00Z" w16du:dateUtc="2025-09-01T22:29:00Z">
        <w:r w:rsidRPr="0050249D">
          <w:rPr>
            <w:rStyle w:val="Strong"/>
            <w:rFonts w:eastAsiaTheme="majorEastAsia"/>
            <w:b w:val="0"/>
            <w:bCs w:val="0"/>
            <w:rPrChange w:id="665" w:author="VAMSI KRISHNA KANCHARAPU" w:date="2025-09-01T23:29:00Z" w16du:dateUtc="2025-09-01T22:29:00Z">
              <w:rPr>
                <w:rStyle w:val="Strong"/>
                <w:rFonts w:eastAsiaTheme="majorEastAsia"/>
              </w:rPr>
            </w:rPrChange>
          </w:rPr>
          <w:t>Express backend receives</w:t>
        </w:r>
        <w:r w:rsidRPr="0050249D">
          <w:t xml:space="preserve"> the request via API</w:t>
        </w:r>
      </w:ins>
      <w:ins w:id="666" w:author="VAMSI KRISHNA KANCHARAPU" w:date="2025-09-01T23:32:00Z" w16du:dateUtc="2025-09-01T22:32:00Z">
        <w:r>
          <w:t>.</w:t>
        </w:r>
      </w:ins>
    </w:p>
    <w:p w14:paraId="77381364" w14:textId="5B6600E0" w:rsidR="0050249D" w:rsidRPr="0050249D" w:rsidRDefault="0050249D" w:rsidP="0050249D">
      <w:pPr>
        <w:pStyle w:val="NormalWeb"/>
        <w:numPr>
          <w:ilvl w:val="0"/>
          <w:numId w:val="32"/>
        </w:numPr>
        <w:spacing w:line="360" w:lineRule="auto"/>
        <w:jc w:val="both"/>
        <w:rPr>
          <w:ins w:id="667" w:author="VAMSI KRISHNA KANCHARAPU" w:date="2025-09-01T23:29:00Z" w16du:dateUtc="2025-09-01T22:29:00Z"/>
        </w:rPr>
        <w:pPrChange w:id="668" w:author="VAMSI KRISHNA KANCHARAPU" w:date="2025-09-01T23:29:00Z" w16du:dateUtc="2025-09-01T22:29:00Z">
          <w:pPr>
            <w:pStyle w:val="NormalWeb"/>
            <w:numPr>
              <w:numId w:val="32"/>
            </w:numPr>
            <w:tabs>
              <w:tab w:val="num" w:pos="720"/>
            </w:tabs>
            <w:ind w:left="720" w:hanging="360"/>
          </w:pPr>
        </w:pPrChange>
      </w:pPr>
      <w:ins w:id="669" w:author="VAMSI KRISHNA KANCHARAPU" w:date="2025-09-01T23:29:00Z" w16du:dateUtc="2025-09-01T22:29:00Z">
        <w:r w:rsidRPr="0050249D">
          <w:rPr>
            <w:rStyle w:val="Strong"/>
            <w:rFonts w:eastAsiaTheme="majorEastAsia"/>
            <w:b w:val="0"/>
            <w:bCs w:val="0"/>
            <w:rPrChange w:id="670" w:author="VAMSI KRISHNA KANCHARAPU" w:date="2025-09-01T23:29:00Z" w16du:dateUtc="2025-09-01T22:29:00Z">
              <w:rPr>
                <w:rStyle w:val="Strong"/>
                <w:rFonts w:eastAsiaTheme="majorEastAsia"/>
              </w:rPr>
            </w:rPrChange>
          </w:rPr>
          <w:t>Supabase client (used in backend)</w:t>
        </w:r>
        <w:r w:rsidRPr="0050249D">
          <w:t xml:space="preserve"> sends a query to the relevant table (e.g., </w:t>
        </w:r>
      </w:ins>
      <w:ins w:id="671" w:author="VAMSI KRISHNA KANCHARAPU" w:date="2025-09-01T23:32:00Z" w16du:dateUtc="2025-09-01T22:32:00Z">
        <w:r w:rsidRPr="0050249D">
          <w:rPr>
            <w:rStyle w:val="HTMLCode"/>
            <w:rFonts w:ascii="Times New Roman" w:eastAsiaTheme="majorEastAsia" w:hAnsi="Times New Roman" w:cs="Times New Roman"/>
            <w:sz w:val="24"/>
            <w:szCs w:val="24"/>
          </w:rPr>
          <w:t>activity log</w:t>
        </w:r>
      </w:ins>
      <w:ins w:id="672" w:author="VAMSI KRISHNA KANCHARAPU" w:date="2025-09-01T23:29:00Z" w16du:dateUtc="2025-09-01T22:29:00Z">
        <w:r w:rsidRPr="0050249D">
          <w:t xml:space="preserve">, </w:t>
        </w:r>
        <w:r w:rsidRPr="0050249D">
          <w:rPr>
            <w:rStyle w:val="HTMLCode"/>
            <w:rFonts w:ascii="Times New Roman" w:eastAsiaTheme="majorEastAsia" w:hAnsi="Times New Roman" w:cs="Times New Roman"/>
            <w:sz w:val="24"/>
            <w:szCs w:val="24"/>
            <w:rPrChange w:id="673" w:author="VAMSI KRISHNA KANCHARAPU" w:date="2025-09-01T23:29:00Z" w16du:dateUtc="2025-09-01T22:29:00Z">
              <w:rPr>
                <w:rStyle w:val="HTMLCode"/>
                <w:rFonts w:eastAsiaTheme="majorEastAsia"/>
              </w:rPr>
            </w:rPrChange>
          </w:rPr>
          <w:t>q_table</w:t>
        </w:r>
        <w:r w:rsidRPr="0050249D">
          <w:t>) to fetch, update, or store data.</w:t>
        </w:r>
      </w:ins>
    </w:p>
    <w:p w14:paraId="5F307BD8" w14:textId="4C1AB02E" w:rsidR="000C42E6" w:rsidRPr="0050249D" w:rsidRDefault="0050249D" w:rsidP="000C42E6">
      <w:pPr>
        <w:pStyle w:val="NormalWeb"/>
        <w:numPr>
          <w:ilvl w:val="0"/>
          <w:numId w:val="32"/>
        </w:numPr>
        <w:spacing w:line="360" w:lineRule="auto"/>
        <w:jc w:val="both"/>
        <w:rPr>
          <w:ins w:id="674" w:author="VAMSI KRISHNA KANCHARAPU" w:date="2025-09-01T23:29:00Z" w16du:dateUtc="2025-09-01T22:29:00Z"/>
        </w:rPr>
        <w:pPrChange w:id="675" w:author="VAMSI KRISHNA KANCHARAPU" w:date="2025-09-01T23:36:00Z" w16du:dateUtc="2025-09-01T22:36:00Z">
          <w:pPr>
            <w:pStyle w:val="NormalWeb"/>
            <w:numPr>
              <w:numId w:val="32"/>
            </w:numPr>
            <w:tabs>
              <w:tab w:val="num" w:pos="720"/>
            </w:tabs>
            <w:ind w:left="720" w:hanging="360"/>
          </w:pPr>
        </w:pPrChange>
      </w:pPr>
      <w:ins w:id="676" w:author="VAMSI KRISHNA KANCHARAPU" w:date="2025-09-01T23:29:00Z" w16du:dateUtc="2025-09-01T22:29:00Z">
        <w:r w:rsidRPr="0050249D">
          <w:rPr>
            <w:rStyle w:val="Strong"/>
            <w:rFonts w:eastAsiaTheme="majorEastAsia"/>
            <w:b w:val="0"/>
            <w:bCs w:val="0"/>
            <w:rPrChange w:id="677" w:author="VAMSI KRISHNA KANCHARAPU" w:date="2025-09-01T23:29:00Z" w16du:dateUtc="2025-09-01T22:29:00Z">
              <w:rPr>
                <w:rStyle w:val="Strong"/>
                <w:rFonts w:eastAsiaTheme="majorEastAsia"/>
              </w:rPr>
            </w:rPrChange>
          </w:rPr>
          <w:t>The backend sends a response</w:t>
        </w:r>
        <w:r w:rsidRPr="0050249D">
          <w:t xml:space="preserve"> back to the frontend with the result (e.g., updated or confirmation message).</w:t>
        </w:r>
      </w:ins>
    </w:p>
    <w:p w14:paraId="4729A7F4" w14:textId="2154F897" w:rsidR="0050249D" w:rsidRPr="0050249D" w:rsidRDefault="0050249D" w:rsidP="0050249D">
      <w:pPr>
        <w:pStyle w:val="NormalWeb"/>
        <w:spacing w:line="360" w:lineRule="auto"/>
        <w:jc w:val="both"/>
        <w:rPr>
          <w:ins w:id="678" w:author="VAMSI KRISHNA KANCHARAPU" w:date="2025-09-01T23:29:00Z" w16du:dateUtc="2025-09-01T22:29:00Z"/>
        </w:rPr>
        <w:pPrChange w:id="679" w:author="VAMSI KRISHNA KANCHARAPU" w:date="2025-09-01T23:29:00Z" w16du:dateUtc="2025-09-01T22:29:00Z">
          <w:pPr>
            <w:pStyle w:val="NormalWeb"/>
          </w:pPr>
        </w:pPrChange>
      </w:pPr>
      <w:ins w:id="680" w:author="VAMSI KRISHNA KANCHARAPU" w:date="2025-09-01T23:29:00Z" w16du:dateUtc="2025-09-01T22:29:00Z">
        <w:r w:rsidRPr="0050249D">
          <w:t xml:space="preserve">In addition to standard data exchange, the backend also includes an </w:t>
        </w:r>
        <w:r w:rsidRPr="0050249D">
          <w:rPr>
            <w:rStyle w:val="Strong"/>
            <w:rFonts w:eastAsiaTheme="majorEastAsia"/>
            <w:b w:val="0"/>
            <w:bCs w:val="0"/>
            <w:rPrChange w:id="681" w:author="VAMSI KRISHNA KANCHARAPU" w:date="2025-09-01T23:29:00Z" w16du:dateUtc="2025-09-01T22:29:00Z">
              <w:rPr>
                <w:rStyle w:val="Strong"/>
                <w:rFonts w:eastAsiaTheme="majorEastAsia"/>
              </w:rPr>
            </w:rPrChange>
          </w:rPr>
          <w:t>AI engine</w:t>
        </w:r>
        <w:r w:rsidRPr="0050249D">
          <w:t xml:space="preserve"> powered by </w:t>
        </w:r>
        <w:r w:rsidRPr="0050249D">
          <w:rPr>
            <w:rStyle w:val="Strong"/>
            <w:rFonts w:eastAsiaTheme="majorEastAsia"/>
            <w:b w:val="0"/>
            <w:bCs w:val="0"/>
            <w:rPrChange w:id="682" w:author="VAMSI KRISHNA KANCHARAPU" w:date="2025-09-01T23:29:00Z" w16du:dateUtc="2025-09-01T22:29:00Z">
              <w:rPr>
                <w:rStyle w:val="Strong"/>
                <w:rFonts w:eastAsiaTheme="majorEastAsia"/>
              </w:rPr>
            </w:rPrChange>
          </w:rPr>
          <w:t>Python’s FastAPI</w:t>
        </w:r>
        <w:r w:rsidRPr="0050249D">
          <w:t xml:space="preserve">, running separately from the Node server. This Python-based system calculates </w:t>
        </w:r>
        <w:r w:rsidRPr="0050249D">
          <w:rPr>
            <w:rStyle w:val="Strong"/>
            <w:rFonts w:eastAsiaTheme="majorEastAsia"/>
            <w:b w:val="0"/>
            <w:bCs w:val="0"/>
            <w:rPrChange w:id="683" w:author="VAMSI KRISHNA KANCHARAPU" w:date="2025-09-01T23:29:00Z" w16du:dateUtc="2025-09-01T22:29:00Z">
              <w:rPr>
                <w:rStyle w:val="Strong"/>
                <w:rFonts w:eastAsiaTheme="majorEastAsia"/>
              </w:rPr>
            </w:rPrChange>
          </w:rPr>
          <w:t>Q-values</w:t>
        </w:r>
      </w:ins>
      <w:ins w:id="684" w:author="VAMSI KRISHNA KANCHARAPU" w:date="2025-09-01T23:36:00Z" w16du:dateUtc="2025-09-01T22:36:00Z">
        <w:r w:rsidR="000C42E6">
          <w:t xml:space="preserve"> </w:t>
        </w:r>
      </w:ins>
      <w:ins w:id="685" w:author="VAMSI KRISHNA KANCHARAPU" w:date="2025-09-01T23:29:00Z" w16du:dateUtc="2025-09-01T22:29:00Z">
        <w:r w:rsidRPr="0050249D">
          <w:t xml:space="preserve">for activity recommendations and updates the </w:t>
        </w:r>
        <w:r w:rsidRPr="0050249D">
          <w:rPr>
            <w:rStyle w:val="HTMLCode"/>
            <w:rFonts w:ascii="Times New Roman" w:eastAsiaTheme="majorEastAsia" w:hAnsi="Times New Roman" w:cs="Times New Roman"/>
            <w:sz w:val="24"/>
            <w:szCs w:val="24"/>
            <w:rPrChange w:id="686" w:author="VAMSI KRISHNA KANCHARAPU" w:date="2025-09-01T23:29:00Z" w16du:dateUtc="2025-09-01T22:29:00Z">
              <w:rPr>
                <w:rStyle w:val="HTMLCode"/>
                <w:rFonts w:eastAsiaTheme="majorEastAsia"/>
              </w:rPr>
            </w:rPrChange>
          </w:rPr>
          <w:t>q_table</w:t>
        </w:r>
        <w:r w:rsidRPr="0050249D">
          <w:t xml:space="preserve"> in the Supabase database.</w:t>
        </w:r>
      </w:ins>
      <w:ins w:id="687" w:author="VAMSI KRISHNA KANCHARAPU" w:date="2025-09-01T23:36:00Z" w16du:dateUtc="2025-09-01T22:36:00Z">
        <w:r w:rsidR="000C42E6" w:rsidRPr="000C42E6">
          <w:rPr>
            <w:noProof/>
          </w:rPr>
          <w:t xml:space="preserve"> </w:t>
        </w:r>
      </w:ins>
    </w:p>
    <w:p w14:paraId="2F794BD3" w14:textId="77777777" w:rsidR="000C42E6" w:rsidRDefault="000C42E6" w:rsidP="0050249D">
      <w:pPr>
        <w:pStyle w:val="NormalWeb"/>
        <w:spacing w:line="360" w:lineRule="auto"/>
        <w:jc w:val="both"/>
        <w:rPr>
          <w:ins w:id="688" w:author="VAMSI KRISHNA KANCHARAPU" w:date="2025-09-01T23:37:00Z" w16du:dateUtc="2025-09-01T22:37:00Z"/>
        </w:rPr>
      </w:pPr>
    </w:p>
    <w:p w14:paraId="46385DC9" w14:textId="77777777" w:rsidR="000C42E6" w:rsidRDefault="000C42E6" w:rsidP="0050249D">
      <w:pPr>
        <w:pStyle w:val="NormalWeb"/>
        <w:spacing w:line="360" w:lineRule="auto"/>
        <w:jc w:val="both"/>
        <w:rPr>
          <w:ins w:id="689" w:author="VAMSI KRISHNA KANCHARAPU" w:date="2025-09-01T23:37:00Z" w16du:dateUtc="2025-09-01T22:37:00Z"/>
        </w:rPr>
      </w:pPr>
    </w:p>
    <w:p w14:paraId="6FBB405F" w14:textId="77777777" w:rsidR="000C42E6" w:rsidRDefault="000C42E6" w:rsidP="0050249D">
      <w:pPr>
        <w:pStyle w:val="NormalWeb"/>
        <w:spacing w:line="360" w:lineRule="auto"/>
        <w:jc w:val="both"/>
        <w:rPr>
          <w:ins w:id="690" w:author="VAMSI KRISHNA KANCHARAPU" w:date="2025-09-01T23:37:00Z" w16du:dateUtc="2025-09-01T22:37:00Z"/>
        </w:rPr>
      </w:pPr>
    </w:p>
    <w:p w14:paraId="24868B9E" w14:textId="55D4BA90" w:rsidR="000C42E6" w:rsidRDefault="000C42E6" w:rsidP="0050249D">
      <w:pPr>
        <w:pStyle w:val="NormalWeb"/>
        <w:spacing w:line="360" w:lineRule="auto"/>
        <w:jc w:val="both"/>
        <w:rPr>
          <w:ins w:id="691" w:author="VAMSI KRISHNA KANCHARAPU" w:date="2025-09-01T23:37:00Z" w16du:dateUtc="2025-09-01T22:37:00Z"/>
        </w:rPr>
      </w:pPr>
      <w:ins w:id="692" w:author="VAMSI KRISHNA KANCHARAPU" w:date="2025-09-01T23:36:00Z" w16du:dateUtc="2025-09-01T22:36:00Z">
        <w:r>
          <w:rPr>
            <w:noProof/>
          </w:rPr>
          <w:lastRenderedPageBreak/>
          <w:drawing>
            <wp:anchor distT="0" distB="0" distL="114300" distR="114300" simplePos="0" relativeHeight="251661312" behindDoc="0" locked="0" layoutInCell="1" allowOverlap="1" wp14:anchorId="4C889ECE" wp14:editId="28D699EA">
              <wp:simplePos x="0" y="0"/>
              <wp:positionH relativeFrom="column">
                <wp:posOffset>1236415</wp:posOffset>
              </wp:positionH>
              <wp:positionV relativeFrom="paragraph">
                <wp:posOffset>524</wp:posOffset>
              </wp:positionV>
              <wp:extent cx="2568575" cy="3028950"/>
              <wp:effectExtent l="0" t="0" r="0" b="6350"/>
              <wp:wrapSquare wrapText="bothSides"/>
              <wp:docPr id="1133465391"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65391" name="Picture 1" descr="A diagram of a software applica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8575" cy="30289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0A50FA" w14:textId="4F2A2317" w:rsidR="000C42E6" w:rsidRDefault="000C42E6" w:rsidP="0050249D">
      <w:pPr>
        <w:pStyle w:val="NormalWeb"/>
        <w:spacing w:line="360" w:lineRule="auto"/>
        <w:jc w:val="both"/>
        <w:rPr>
          <w:ins w:id="693" w:author="VAMSI KRISHNA KANCHARAPU" w:date="2025-09-01T23:37:00Z" w16du:dateUtc="2025-09-01T22:37:00Z"/>
        </w:rPr>
      </w:pPr>
    </w:p>
    <w:p w14:paraId="66A34AC5" w14:textId="77777777" w:rsidR="000C42E6" w:rsidRDefault="000C42E6" w:rsidP="0050249D">
      <w:pPr>
        <w:pStyle w:val="NormalWeb"/>
        <w:spacing w:line="360" w:lineRule="auto"/>
        <w:jc w:val="both"/>
        <w:rPr>
          <w:ins w:id="694" w:author="VAMSI KRISHNA KANCHARAPU" w:date="2025-09-01T23:38:00Z" w16du:dateUtc="2025-09-01T22:38:00Z"/>
        </w:rPr>
      </w:pPr>
    </w:p>
    <w:p w14:paraId="7D709570" w14:textId="77777777" w:rsidR="000C42E6" w:rsidRDefault="000C42E6" w:rsidP="0050249D">
      <w:pPr>
        <w:pStyle w:val="NormalWeb"/>
        <w:spacing w:line="360" w:lineRule="auto"/>
        <w:jc w:val="both"/>
        <w:rPr>
          <w:ins w:id="695" w:author="VAMSI KRISHNA KANCHARAPU" w:date="2025-09-01T23:38:00Z" w16du:dateUtc="2025-09-01T22:38:00Z"/>
        </w:rPr>
      </w:pPr>
    </w:p>
    <w:p w14:paraId="271BEDC4" w14:textId="77777777" w:rsidR="000C42E6" w:rsidRDefault="000C42E6" w:rsidP="0050249D">
      <w:pPr>
        <w:pStyle w:val="NormalWeb"/>
        <w:spacing w:line="360" w:lineRule="auto"/>
        <w:jc w:val="both"/>
        <w:rPr>
          <w:ins w:id="696" w:author="VAMSI KRISHNA KANCHARAPU" w:date="2025-09-01T23:38:00Z" w16du:dateUtc="2025-09-01T22:38:00Z"/>
        </w:rPr>
      </w:pPr>
    </w:p>
    <w:p w14:paraId="43CD3283" w14:textId="77777777" w:rsidR="000C42E6" w:rsidRDefault="000C42E6" w:rsidP="0050249D">
      <w:pPr>
        <w:pStyle w:val="NormalWeb"/>
        <w:spacing w:line="360" w:lineRule="auto"/>
        <w:jc w:val="both"/>
        <w:rPr>
          <w:ins w:id="697" w:author="VAMSI KRISHNA KANCHARAPU" w:date="2025-09-01T23:38:00Z" w16du:dateUtc="2025-09-01T22:38:00Z"/>
        </w:rPr>
      </w:pPr>
    </w:p>
    <w:p w14:paraId="14464FE7" w14:textId="77777777" w:rsidR="000C42E6" w:rsidRDefault="000C42E6" w:rsidP="0050249D">
      <w:pPr>
        <w:pStyle w:val="NormalWeb"/>
        <w:spacing w:line="360" w:lineRule="auto"/>
        <w:jc w:val="both"/>
        <w:rPr>
          <w:ins w:id="698" w:author="VAMSI KRISHNA KANCHARAPU" w:date="2025-09-01T23:38:00Z" w16du:dateUtc="2025-09-01T22:38:00Z"/>
        </w:rPr>
      </w:pPr>
    </w:p>
    <w:p w14:paraId="09AB8E6C" w14:textId="08A4F393" w:rsidR="0050249D" w:rsidRPr="0050249D" w:rsidRDefault="00203A08" w:rsidP="0050249D">
      <w:pPr>
        <w:pStyle w:val="NormalWeb"/>
        <w:spacing w:line="360" w:lineRule="auto"/>
        <w:jc w:val="both"/>
        <w:rPr>
          <w:ins w:id="699" w:author="VAMSI KRISHNA KANCHARAPU" w:date="2025-09-01T23:29:00Z" w16du:dateUtc="2025-09-01T22:29:00Z"/>
        </w:rPr>
        <w:pPrChange w:id="700" w:author="VAMSI KRISHNA KANCHARAPU" w:date="2025-09-01T23:29:00Z" w16du:dateUtc="2025-09-01T22:29:00Z">
          <w:pPr>
            <w:pStyle w:val="NormalWeb"/>
          </w:pPr>
        </w:pPrChange>
      </w:pPr>
      <w:ins w:id="701" w:author="VAMSI KRISHNA KANCHARAPU" w:date="2025-09-01T23:40:00Z" w16du:dateUtc="2025-09-01T22:40:00Z">
        <w:r w:rsidRPr="0050249D">
          <w:t>Finally,</w:t>
        </w:r>
      </w:ins>
      <w:ins w:id="702" w:author="VAMSI KRISHNA KANCHARAPU" w:date="2025-09-01T23:33:00Z" w16du:dateUtc="2025-09-01T22:33:00Z">
        <w:r w:rsidR="000C42E6">
          <w:t xml:space="preserve"> “</w:t>
        </w:r>
      </w:ins>
      <w:ins w:id="703" w:author="VAMSI KRISHNA KANCHARAPU" w:date="2025-09-01T23:29:00Z" w16du:dateUtc="2025-09-01T22:29:00Z">
        <w:r w:rsidR="0050249D" w:rsidRPr="0050249D">
          <w:rPr>
            <w:rStyle w:val="Strong"/>
            <w:rFonts w:eastAsiaTheme="majorEastAsia"/>
            <w:b w:val="0"/>
            <w:bCs w:val="0"/>
            <w:rPrChange w:id="704" w:author="VAMSI KRISHNA KANCHARAPU" w:date="2025-09-01T23:29:00Z" w16du:dateUtc="2025-09-01T22:29:00Z">
              <w:rPr>
                <w:rStyle w:val="Strong"/>
                <w:rFonts w:eastAsiaTheme="majorEastAsia"/>
              </w:rPr>
            </w:rPrChange>
          </w:rPr>
          <w:t>Ollama</w:t>
        </w:r>
      </w:ins>
      <w:ins w:id="705" w:author="VAMSI KRISHNA KANCHARAPU" w:date="2025-09-01T23:33:00Z" w16du:dateUtc="2025-09-01T22:33:00Z">
        <w:r w:rsidR="000C42E6">
          <w:rPr>
            <w:rStyle w:val="Strong"/>
            <w:rFonts w:eastAsiaTheme="majorEastAsia"/>
            <w:b w:val="0"/>
            <w:bCs w:val="0"/>
          </w:rPr>
          <w:t>”</w:t>
        </w:r>
      </w:ins>
      <w:ins w:id="706" w:author="VAMSI KRISHNA KANCHARAPU" w:date="2025-09-01T23:29:00Z" w16du:dateUtc="2025-09-01T22:29:00Z">
        <w:r w:rsidR="0050249D" w:rsidRPr="0050249D">
          <w:t xml:space="preserve">, a locally installed AI model server, is used when an organization clicks the “Download SDG Report” button. Data from the dashboard is sent to Ollama, which processes the content and returns a </w:t>
        </w:r>
        <w:r w:rsidR="0050249D" w:rsidRPr="0050249D">
          <w:rPr>
            <w:rStyle w:val="Strong"/>
            <w:rFonts w:eastAsiaTheme="majorEastAsia"/>
            <w:b w:val="0"/>
            <w:bCs w:val="0"/>
            <w:rPrChange w:id="707" w:author="VAMSI KRISHNA KANCHARAPU" w:date="2025-09-01T23:29:00Z" w16du:dateUtc="2025-09-01T22:29:00Z">
              <w:rPr>
                <w:rStyle w:val="Strong"/>
                <w:rFonts w:eastAsiaTheme="majorEastAsia"/>
              </w:rPr>
            </w:rPrChange>
          </w:rPr>
          <w:t>generated Word report</w:t>
        </w:r>
        <w:r w:rsidR="0050249D" w:rsidRPr="0050249D">
          <w:t>.</w:t>
        </w:r>
      </w:ins>
      <w:ins w:id="708" w:author="VAMSI KRISHNA KANCHARAPU" w:date="2025-09-01T23:40:00Z" w16du:dateUtc="2025-09-01T22:40:00Z">
        <w:r>
          <w:t xml:space="preserve"> </w:t>
        </w:r>
      </w:ins>
      <w:ins w:id="709" w:author="VAMSI KRISHNA KANCHARAPU" w:date="2025-09-01T23:29:00Z" w16du:dateUtc="2025-09-01T22:29:00Z">
        <w:r w:rsidR="0050249D" w:rsidRPr="0050249D">
          <w:t>This combination of Node.js, Express, Python-based FastAPI, and Supabase ensures smooth, secure, and intelligent data processing between the user interface and the database.</w:t>
        </w:r>
      </w:ins>
    </w:p>
    <w:p w14:paraId="17CF0630" w14:textId="03BD603F" w:rsidR="0050249D" w:rsidRPr="0050249D" w:rsidDel="000C42E6" w:rsidRDefault="0050249D" w:rsidP="0050249D">
      <w:pPr>
        <w:rPr>
          <w:ins w:id="710" w:author="Peter Jean Paul" w:date="2025-08-30T02:56:00Z" w16du:dateUtc="2025-08-30T01:56:00Z"/>
          <w:del w:id="711" w:author="VAMSI KRISHNA KANCHARAPU" w:date="2025-09-01T23:38:00Z" w16du:dateUtc="2025-09-01T22:38:00Z"/>
        </w:rPr>
        <w:pPrChange w:id="712" w:author="VAMSI KRISHNA KANCHARAPU" w:date="2025-09-01T23:24:00Z" w16du:dateUtc="2025-09-01T22:24:00Z">
          <w:pPr>
            <w:pStyle w:val="Heading2"/>
            <w:spacing w:line="360" w:lineRule="auto"/>
          </w:pPr>
        </w:pPrChange>
      </w:pPr>
    </w:p>
    <w:p w14:paraId="742208A9" w14:textId="493945FB" w:rsidR="002D6A29" w:rsidRPr="002D6A29" w:rsidDel="0050249D" w:rsidRDefault="002D6A29" w:rsidP="0050249D">
      <w:pPr>
        <w:pStyle w:val="Heading1"/>
        <w:rPr>
          <w:ins w:id="713" w:author="Peter Jean Paul" w:date="2025-08-30T02:56:00Z" w16du:dateUtc="2025-08-30T01:56:00Z"/>
          <w:del w:id="714" w:author="VAMSI KRISHNA KANCHARAPU" w:date="2025-09-01T23:23:00Z" w16du:dateUtc="2025-09-01T22:23:00Z"/>
          <w:rFonts w:eastAsiaTheme="minorHAnsi"/>
          <w:rPrChange w:id="715" w:author="Peter Jean Paul" w:date="2025-08-30T02:58:00Z" w16du:dateUtc="2025-08-30T01:58:00Z">
            <w:rPr>
              <w:ins w:id="716" w:author="Peter Jean Paul" w:date="2025-08-30T02:56:00Z" w16du:dateUtc="2025-08-30T01:56:00Z"/>
              <w:del w:id="717" w:author="VAMSI KRISHNA KANCHARAPU" w:date="2025-09-01T23:23:00Z" w16du:dateUtc="2025-09-01T22:23:00Z"/>
            </w:rPr>
          </w:rPrChange>
        </w:rPr>
        <w:pPrChange w:id="718" w:author="VAMSI KRISHNA KANCHARAPU" w:date="2025-09-01T23:23:00Z" w16du:dateUtc="2025-09-01T22:23:00Z">
          <w:pPr>
            <w:pStyle w:val="NormalWeb"/>
            <w:spacing w:line="360" w:lineRule="auto"/>
            <w:jc w:val="both"/>
          </w:pPr>
        </w:pPrChange>
      </w:pPr>
      <w:ins w:id="719" w:author="Peter Jean Paul" w:date="2025-08-30T02:57:00Z" w16du:dateUtc="2025-08-30T01:57:00Z">
        <w:del w:id="720" w:author="VAMSI KRISHNA KANCHARAPU" w:date="2025-09-01T23:23:00Z" w16du:dateUtc="2025-09-01T22:23:00Z">
          <w:r w:rsidRPr="002D6A29" w:rsidDel="0050249D">
            <w:rPr>
              <w:rFonts w:eastAsiaTheme="minorHAnsi"/>
              <w:rPrChange w:id="721" w:author="Peter Jean Paul" w:date="2025-08-30T02:58:00Z" w16du:dateUtc="2025-08-30T01:58:00Z">
                <w:rPr>
                  <w:rFonts w:asciiTheme="majorHAnsi" w:eastAsiaTheme="majorEastAsia" w:hAnsiTheme="majorHAnsi" w:cstheme="majorBidi"/>
                  <w:color w:val="0F4761" w:themeColor="accent1" w:themeShade="BF"/>
                  <w:kern w:val="2"/>
                  <w:sz w:val="40"/>
                  <w:szCs w:val="40"/>
                  <w14:ligatures w14:val="standardContextual"/>
                </w:rPr>
              </w:rPrChange>
            </w:rPr>
            <w:delText>How does the backend link t</w:delText>
          </w:r>
        </w:del>
      </w:ins>
      <w:ins w:id="722" w:author="Peter Jean Paul" w:date="2025-08-30T02:58:00Z" w16du:dateUtc="2025-08-30T01:58:00Z">
        <w:del w:id="723" w:author="VAMSI KRISHNA KANCHARAPU" w:date="2025-09-01T23:23:00Z" w16du:dateUtc="2025-09-01T22:23:00Z">
          <w:r w:rsidRPr="002D6A29" w:rsidDel="0050249D">
            <w:rPr>
              <w:rFonts w:eastAsiaTheme="minorHAnsi"/>
              <w:rPrChange w:id="724" w:author="Peter Jean Paul" w:date="2025-08-30T02:58:00Z" w16du:dateUtc="2025-08-30T01:58:00Z">
                <w:rPr>
                  <w:rFonts w:asciiTheme="majorHAnsi" w:eastAsiaTheme="majorEastAsia" w:hAnsiTheme="majorHAnsi" w:cstheme="majorBidi"/>
                  <w:color w:val="0F4761" w:themeColor="accent1" w:themeShade="BF"/>
                  <w:kern w:val="2"/>
                  <w:sz w:val="40"/>
                  <w:szCs w:val="40"/>
                  <w14:ligatures w14:val="standardContextual"/>
                </w:rPr>
              </w:rPrChange>
            </w:rPr>
            <w:delText>he front end to the database.</w:delText>
          </w:r>
        </w:del>
      </w:ins>
    </w:p>
    <w:p w14:paraId="58B329FD" w14:textId="13786A06" w:rsidR="002D6A29" w:rsidRDefault="002D6A29" w:rsidP="0050249D">
      <w:pPr>
        <w:pStyle w:val="Heading1"/>
        <w:rPr>
          <w:ins w:id="725" w:author="Peter Jean Paul" w:date="2025-08-30T02:57:00Z" w16du:dateUtc="2025-08-30T01:57:00Z"/>
        </w:rPr>
        <w:pPrChange w:id="726" w:author="VAMSI KRISHNA KANCHARAPU" w:date="2025-09-01T23:23:00Z" w16du:dateUtc="2025-09-01T22:23:00Z">
          <w:pPr>
            <w:pStyle w:val="NormalWeb"/>
            <w:spacing w:line="360" w:lineRule="auto"/>
            <w:jc w:val="both"/>
          </w:pPr>
        </w:pPrChange>
      </w:pPr>
      <w:ins w:id="727" w:author="Peter Jean Paul" w:date="2025-08-30T02:57:00Z" w16du:dateUtc="2025-08-30T01:57:00Z">
        <w:r>
          <w:t xml:space="preserve">6.5 </w:t>
        </w:r>
      </w:ins>
      <w:ins w:id="728" w:author="Peter Jean Paul" w:date="2025-08-30T02:56:00Z" w16du:dateUtc="2025-08-30T01:56:00Z">
        <w:r w:rsidRPr="00A27A09">
          <w:t>Database Setup</w:t>
        </w:r>
      </w:ins>
    </w:p>
    <w:p w14:paraId="133DD53A" w14:textId="77777777" w:rsidR="00203A08" w:rsidRPr="00203A08" w:rsidRDefault="00203A08" w:rsidP="00203A08">
      <w:pPr>
        <w:pStyle w:val="NormalWeb"/>
        <w:spacing w:line="360" w:lineRule="auto"/>
        <w:jc w:val="both"/>
        <w:rPr>
          <w:ins w:id="729" w:author="VAMSI KRISHNA KANCHARAPU" w:date="2025-09-01T23:40:00Z" w16du:dateUtc="2025-09-01T22:40:00Z"/>
        </w:rPr>
        <w:pPrChange w:id="730" w:author="VAMSI KRISHNA KANCHARAPU" w:date="2025-09-01T23:40:00Z" w16du:dateUtc="2025-09-01T22:40:00Z">
          <w:pPr>
            <w:pStyle w:val="NormalWeb"/>
          </w:pPr>
        </w:pPrChange>
      </w:pPr>
      <w:ins w:id="731" w:author="VAMSI KRISHNA KANCHARAPU" w:date="2025-09-01T23:40:00Z" w16du:dateUtc="2025-09-01T22:40:00Z">
        <w:r w:rsidRPr="00203A08">
          <w:t xml:space="preserve">The platform uses </w:t>
        </w:r>
        <w:r w:rsidRPr="00D427DB">
          <w:rPr>
            <w:rStyle w:val="Strong"/>
            <w:rFonts w:eastAsiaTheme="majorEastAsia"/>
            <w:b w:val="0"/>
            <w:bCs w:val="0"/>
            <w:rPrChange w:id="732" w:author="VAMSI KRISHNA KANCHARAPU" w:date="2025-09-01T23:46:00Z" w16du:dateUtc="2025-09-01T22:46:00Z">
              <w:rPr>
                <w:rStyle w:val="Strong"/>
                <w:rFonts w:eastAsiaTheme="majorEastAsia"/>
              </w:rPr>
            </w:rPrChange>
          </w:rPr>
          <w:t>Supabase</w:t>
        </w:r>
        <w:r w:rsidRPr="00203A08">
          <w:t xml:space="preserve">, which is a fully managed backend platform built on </w:t>
        </w:r>
        <w:r w:rsidRPr="00D427DB">
          <w:rPr>
            <w:rStyle w:val="Strong"/>
            <w:rFonts w:eastAsiaTheme="majorEastAsia"/>
            <w:b w:val="0"/>
            <w:bCs w:val="0"/>
            <w:rPrChange w:id="733" w:author="VAMSI KRISHNA KANCHARAPU" w:date="2025-09-01T23:46:00Z" w16du:dateUtc="2025-09-01T22:46:00Z">
              <w:rPr>
                <w:rStyle w:val="Strong"/>
                <w:rFonts w:eastAsiaTheme="majorEastAsia"/>
              </w:rPr>
            </w:rPrChange>
          </w:rPr>
          <w:t>PostgreSQL</w:t>
        </w:r>
        <w:r w:rsidRPr="00203A08">
          <w:t>, a powerful and reliable open-source relational database. The database is connected to both the web platform and mobile application, ensuring shared data access and real-time synchronization.</w:t>
        </w:r>
      </w:ins>
    </w:p>
    <w:p w14:paraId="4629CC37" w14:textId="77777777" w:rsidR="00203A08" w:rsidRPr="00203A08" w:rsidRDefault="00203A08" w:rsidP="00203A08">
      <w:pPr>
        <w:pStyle w:val="NormalWeb"/>
        <w:spacing w:line="360" w:lineRule="auto"/>
        <w:jc w:val="both"/>
        <w:rPr>
          <w:ins w:id="734" w:author="VAMSI KRISHNA KANCHARAPU" w:date="2025-09-01T23:40:00Z" w16du:dateUtc="2025-09-01T22:40:00Z"/>
        </w:rPr>
        <w:pPrChange w:id="735" w:author="VAMSI KRISHNA KANCHARAPU" w:date="2025-09-01T23:40:00Z" w16du:dateUtc="2025-09-01T22:40:00Z">
          <w:pPr>
            <w:pStyle w:val="NormalWeb"/>
          </w:pPr>
        </w:pPrChange>
      </w:pPr>
      <w:ins w:id="736" w:author="VAMSI KRISHNA KANCHARAPU" w:date="2025-09-01T23:40:00Z" w16du:dateUtc="2025-09-01T22:40:00Z">
        <w:r w:rsidRPr="00203A08">
          <w:t>The following tables were created to support the full functionality of the platform:</w:t>
        </w:r>
      </w:ins>
    </w:p>
    <w:p w14:paraId="4C8C3205" w14:textId="7DC7670D" w:rsidR="00203A08" w:rsidRPr="00203A08" w:rsidRDefault="00203A08" w:rsidP="00203A08">
      <w:pPr>
        <w:pStyle w:val="NormalWeb"/>
        <w:numPr>
          <w:ilvl w:val="0"/>
          <w:numId w:val="33"/>
        </w:numPr>
        <w:spacing w:line="360" w:lineRule="auto"/>
        <w:jc w:val="both"/>
        <w:rPr>
          <w:ins w:id="737" w:author="VAMSI KRISHNA KANCHARAPU" w:date="2025-09-01T23:40:00Z" w16du:dateUtc="2025-09-01T22:40:00Z"/>
        </w:rPr>
        <w:pPrChange w:id="738" w:author="VAMSI KRISHNA KANCHARAPU" w:date="2025-09-01T23:40:00Z" w16du:dateUtc="2025-09-01T22:40:00Z">
          <w:pPr>
            <w:pStyle w:val="NormalWeb"/>
            <w:numPr>
              <w:numId w:val="33"/>
            </w:numPr>
            <w:tabs>
              <w:tab w:val="num" w:pos="720"/>
            </w:tabs>
            <w:ind w:left="720" w:hanging="360"/>
          </w:pPr>
        </w:pPrChange>
      </w:pPr>
      <w:ins w:id="739" w:author="VAMSI KRISHNA KANCHARAPU" w:date="2025-09-01T23:40:00Z" w16du:dateUtc="2025-09-01T22:40:00Z">
        <w:r w:rsidRPr="00203A08">
          <w:rPr>
            <w:rStyle w:val="HTMLCode"/>
            <w:rFonts w:ascii="Times New Roman" w:eastAsiaTheme="majorEastAsia" w:hAnsi="Times New Roman" w:cs="Times New Roman"/>
            <w:b/>
            <w:bCs/>
            <w:sz w:val="24"/>
            <w:szCs w:val="24"/>
          </w:rPr>
          <w:t>U</w:t>
        </w:r>
        <w:r w:rsidRPr="00203A08">
          <w:rPr>
            <w:rStyle w:val="HTMLCode"/>
            <w:rFonts w:ascii="Times New Roman" w:eastAsiaTheme="majorEastAsia" w:hAnsi="Times New Roman" w:cs="Times New Roman"/>
            <w:b/>
            <w:bCs/>
            <w:sz w:val="24"/>
            <w:szCs w:val="24"/>
            <w:rPrChange w:id="740" w:author="VAMSI KRISHNA KANCHARAPU" w:date="2025-09-01T23:40:00Z" w16du:dateUtc="2025-09-01T22:40:00Z">
              <w:rPr>
                <w:rStyle w:val="HTMLCode"/>
                <w:rFonts w:eastAsiaTheme="majorEastAsia"/>
                <w:b/>
                <w:bCs/>
              </w:rPr>
            </w:rPrChange>
          </w:rPr>
          <w:t>sers</w:t>
        </w:r>
      </w:ins>
      <w:ins w:id="741" w:author="VAMSI KRISHNA KANCHARAPU" w:date="2025-09-01T23:41:00Z" w16du:dateUtc="2025-09-01T22:41:00Z">
        <w:r>
          <w:rPr>
            <w:rStyle w:val="HTMLCode"/>
            <w:rFonts w:ascii="Times New Roman" w:eastAsiaTheme="majorEastAsia" w:hAnsi="Times New Roman" w:cs="Times New Roman"/>
            <w:b/>
            <w:bCs/>
            <w:sz w:val="24"/>
            <w:szCs w:val="24"/>
          </w:rPr>
          <w:t xml:space="preserve"> </w:t>
        </w:r>
        <w:r>
          <w:t xml:space="preserve">- </w:t>
        </w:r>
      </w:ins>
      <w:ins w:id="742" w:author="VAMSI KRISHNA KANCHARAPU" w:date="2025-09-01T23:40:00Z" w16du:dateUtc="2025-09-01T22:40:00Z">
        <w:r w:rsidRPr="00203A08">
          <w:t>Stores registered user data including ID, name, and email. Used by both Supabase Auth and backend analytics.</w:t>
        </w:r>
      </w:ins>
    </w:p>
    <w:p w14:paraId="3967D411" w14:textId="54B3DA46" w:rsidR="00203A08" w:rsidRPr="00203A08" w:rsidRDefault="00203A08" w:rsidP="00203A08">
      <w:pPr>
        <w:pStyle w:val="NormalWeb"/>
        <w:numPr>
          <w:ilvl w:val="0"/>
          <w:numId w:val="33"/>
        </w:numPr>
        <w:spacing w:line="360" w:lineRule="auto"/>
        <w:jc w:val="both"/>
        <w:rPr>
          <w:ins w:id="743" w:author="VAMSI KRISHNA KANCHARAPU" w:date="2025-09-01T23:40:00Z" w16du:dateUtc="2025-09-01T22:40:00Z"/>
        </w:rPr>
        <w:pPrChange w:id="744" w:author="VAMSI KRISHNA KANCHARAPU" w:date="2025-09-01T23:40:00Z" w16du:dateUtc="2025-09-01T22:40:00Z">
          <w:pPr>
            <w:pStyle w:val="NormalWeb"/>
            <w:numPr>
              <w:numId w:val="33"/>
            </w:numPr>
            <w:tabs>
              <w:tab w:val="num" w:pos="720"/>
            </w:tabs>
            <w:ind w:left="720" w:hanging="360"/>
          </w:pPr>
        </w:pPrChange>
      </w:pPr>
      <w:ins w:id="745" w:author="VAMSI KRISHNA KANCHARAPU" w:date="2025-09-01T23:40:00Z" w16du:dateUtc="2025-09-01T22:40:00Z">
        <w:r w:rsidRPr="00203A08">
          <w:rPr>
            <w:rStyle w:val="HTMLCode"/>
            <w:rFonts w:ascii="Times New Roman" w:eastAsiaTheme="majorEastAsia" w:hAnsi="Times New Roman" w:cs="Times New Roman"/>
            <w:b/>
            <w:bCs/>
            <w:sz w:val="24"/>
            <w:szCs w:val="24"/>
          </w:rPr>
          <w:t>A</w:t>
        </w:r>
        <w:r w:rsidRPr="00203A08">
          <w:rPr>
            <w:rStyle w:val="HTMLCode"/>
            <w:rFonts w:ascii="Times New Roman" w:eastAsiaTheme="majorEastAsia" w:hAnsi="Times New Roman" w:cs="Times New Roman"/>
            <w:b/>
            <w:bCs/>
            <w:sz w:val="24"/>
            <w:szCs w:val="24"/>
            <w:rPrChange w:id="746" w:author="VAMSI KRISHNA KANCHARAPU" w:date="2025-09-01T23:40:00Z" w16du:dateUtc="2025-09-01T22:40:00Z">
              <w:rPr>
                <w:rStyle w:val="HTMLCode"/>
                <w:rFonts w:eastAsiaTheme="majorEastAsia"/>
                <w:b/>
                <w:bCs/>
              </w:rPr>
            </w:rPrChange>
          </w:rPr>
          <w:t>ctivities</w:t>
        </w:r>
      </w:ins>
      <w:ins w:id="747" w:author="VAMSI KRISHNA KANCHARAPU" w:date="2025-09-01T23:41:00Z" w16du:dateUtc="2025-09-01T22:41:00Z">
        <w:r>
          <w:t xml:space="preserve"> - </w:t>
        </w:r>
      </w:ins>
      <w:ins w:id="748" w:author="VAMSI KRISHNA KANCHARAPU" w:date="2025-09-01T23:40:00Z" w16du:dateUtc="2025-09-01T22:40:00Z">
        <w:r w:rsidRPr="00203A08">
          <w:t xml:space="preserve">Stores all sustainable activities, including their category, name, description, reward points, QR code values, estimated time, and which SDGs they affect. This is the master reference table for all user </w:t>
        </w:r>
      </w:ins>
      <w:ins w:id="749" w:author="VAMSI KRISHNA KANCHARAPU" w:date="2025-09-01T23:50:00Z" w16du:dateUtc="2025-09-01T22:50:00Z">
        <w:r w:rsidR="00D427DB">
          <w:t>activities</w:t>
        </w:r>
      </w:ins>
      <w:ins w:id="750" w:author="VAMSI KRISHNA KANCHARAPU" w:date="2025-09-01T23:40:00Z" w16du:dateUtc="2025-09-01T22:40:00Z">
        <w:r w:rsidRPr="00203A08">
          <w:t>.</w:t>
        </w:r>
      </w:ins>
    </w:p>
    <w:p w14:paraId="5F3F5961" w14:textId="62B80967" w:rsidR="00203A08" w:rsidRPr="00203A08" w:rsidRDefault="00203A08" w:rsidP="00203A08">
      <w:pPr>
        <w:pStyle w:val="NormalWeb"/>
        <w:numPr>
          <w:ilvl w:val="0"/>
          <w:numId w:val="33"/>
        </w:numPr>
        <w:spacing w:line="360" w:lineRule="auto"/>
        <w:jc w:val="both"/>
        <w:rPr>
          <w:ins w:id="751" w:author="VAMSI KRISHNA KANCHARAPU" w:date="2025-09-01T23:40:00Z" w16du:dateUtc="2025-09-01T22:40:00Z"/>
        </w:rPr>
        <w:pPrChange w:id="752" w:author="VAMSI KRISHNA KANCHARAPU" w:date="2025-09-01T23:40:00Z" w16du:dateUtc="2025-09-01T22:40:00Z">
          <w:pPr>
            <w:pStyle w:val="NormalWeb"/>
            <w:numPr>
              <w:numId w:val="33"/>
            </w:numPr>
            <w:tabs>
              <w:tab w:val="num" w:pos="720"/>
            </w:tabs>
            <w:ind w:left="720" w:hanging="360"/>
          </w:pPr>
        </w:pPrChange>
      </w:pPr>
      <w:ins w:id="753" w:author="VAMSI KRISHNA KANCHARAPU" w:date="2025-09-01T23:40:00Z" w16du:dateUtc="2025-09-01T22:40:00Z">
        <w:r w:rsidRPr="00203A08">
          <w:rPr>
            <w:rStyle w:val="HTMLCode"/>
            <w:rFonts w:ascii="Times New Roman" w:eastAsiaTheme="majorEastAsia" w:hAnsi="Times New Roman" w:cs="Times New Roman"/>
            <w:b/>
            <w:bCs/>
            <w:sz w:val="24"/>
            <w:szCs w:val="24"/>
            <w:rPrChange w:id="754" w:author="VAMSI KRISHNA KANCHARAPU" w:date="2025-09-01T23:40:00Z" w16du:dateUtc="2025-09-01T22:40:00Z">
              <w:rPr>
                <w:rStyle w:val="HTMLCode"/>
                <w:rFonts w:eastAsiaTheme="majorEastAsia"/>
                <w:b/>
                <w:bCs/>
              </w:rPr>
            </w:rPrChange>
          </w:rPr>
          <w:lastRenderedPageBreak/>
          <w:t>activity_log</w:t>
        </w:r>
      </w:ins>
      <w:ins w:id="755" w:author="VAMSI KRISHNA KANCHARAPU" w:date="2025-09-01T23:41:00Z" w16du:dateUtc="2025-09-01T22:41:00Z">
        <w:r>
          <w:t xml:space="preserve"> - </w:t>
        </w:r>
      </w:ins>
      <w:ins w:id="756" w:author="VAMSI KRISHNA KANCHARAPU" w:date="2025-09-01T23:40:00Z" w16du:dateUtc="2025-09-01T22:40:00Z">
        <w:r w:rsidRPr="00203A08">
          <w:t>Tracks each time a user completes or interacts with an activity, storing timestamps, rewards, and scanned QR codes. This supports analytics and performance tracking.</w:t>
        </w:r>
      </w:ins>
    </w:p>
    <w:p w14:paraId="1C54C9D6" w14:textId="2D9FAB5B" w:rsidR="00203A08" w:rsidRPr="00203A08" w:rsidRDefault="00203A08" w:rsidP="00203A08">
      <w:pPr>
        <w:pStyle w:val="NormalWeb"/>
        <w:numPr>
          <w:ilvl w:val="0"/>
          <w:numId w:val="33"/>
        </w:numPr>
        <w:spacing w:line="360" w:lineRule="auto"/>
        <w:jc w:val="both"/>
        <w:rPr>
          <w:ins w:id="757" w:author="VAMSI KRISHNA KANCHARAPU" w:date="2025-09-01T23:40:00Z" w16du:dateUtc="2025-09-01T22:40:00Z"/>
        </w:rPr>
        <w:pPrChange w:id="758" w:author="VAMSI KRISHNA KANCHARAPU" w:date="2025-09-01T23:40:00Z" w16du:dateUtc="2025-09-01T22:40:00Z">
          <w:pPr>
            <w:pStyle w:val="NormalWeb"/>
            <w:numPr>
              <w:numId w:val="33"/>
            </w:numPr>
            <w:tabs>
              <w:tab w:val="num" w:pos="720"/>
            </w:tabs>
            <w:ind w:left="720" w:hanging="360"/>
          </w:pPr>
        </w:pPrChange>
      </w:pPr>
      <w:ins w:id="759" w:author="VAMSI KRISHNA KANCHARAPU" w:date="2025-09-01T23:40:00Z" w16du:dateUtc="2025-09-01T22:40:00Z">
        <w:r w:rsidRPr="00203A08">
          <w:rPr>
            <w:rStyle w:val="HTMLCode"/>
            <w:rFonts w:ascii="Times New Roman" w:eastAsiaTheme="majorEastAsia" w:hAnsi="Times New Roman" w:cs="Times New Roman"/>
            <w:b/>
            <w:bCs/>
            <w:sz w:val="24"/>
            <w:szCs w:val="24"/>
            <w:rPrChange w:id="760" w:author="VAMSI KRISHNA KANCHARAPU" w:date="2025-09-01T23:40:00Z" w16du:dateUtc="2025-09-01T22:40:00Z">
              <w:rPr>
                <w:rStyle w:val="HTMLCode"/>
                <w:rFonts w:eastAsiaTheme="majorEastAsia"/>
                <w:b/>
                <w:bCs/>
              </w:rPr>
            </w:rPrChange>
          </w:rPr>
          <w:t>activity_sessions</w:t>
        </w:r>
      </w:ins>
      <w:ins w:id="761" w:author="VAMSI KRISHNA KANCHARAPU" w:date="2025-09-01T23:41:00Z" w16du:dateUtc="2025-09-01T22:41:00Z">
        <w:r>
          <w:t xml:space="preserve"> - </w:t>
        </w:r>
      </w:ins>
      <w:ins w:id="762" w:author="VAMSI KRISHNA KANCHARAPU" w:date="2025-09-01T23:40:00Z" w16du:dateUtc="2025-09-01T22:40:00Z">
        <w:r w:rsidRPr="00203A08">
          <w:t>Manages the “in progress” and “completed” status of an activity. If a user starts an activity on the website or app, it is marked as "in progress." Once verified (e.g., via QR scan), the status changes to "completed," and the website reflects this in the dashboard.</w:t>
        </w:r>
      </w:ins>
    </w:p>
    <w:p w14:paraId="7BCFEA49" w14:textId="04FA9EF3" w:rsidR="00203A08" w:rsidRPr="00203A08" w:rsidRDefault="00203A08" w:rsidP="00203A08">
      <w:pPr>
        <w:pStyle w:val="NormalWeb"/>
        <w:numPr>
          <w:ilvl w:val="0"/>
          <w:numId w:val="33"/>
        </w:numPr>
        <w:spacing w:line="360" w:lineRule="auto"/>
        <w:jc w:val="both"/>
        <w:rPr>
          <w:ins w:id="763" w:author="VAMSI KRISHNA KANCHARAPU" w:date="2025-09-01T23:40:00Z" w16du:dateUtc="2025-09-01T22:40:00Z"/>
        </w:rPr>
        <w:pPrChange w:id="764" w:author="VAMSI KRISHNA KANCHARAPU" w:date="2025-09-01T23:40:00Z" w16du:dateUtc="2025-09-01T22:40:00Z">
          <w:pPr>
            <w:pStyle w:val="NormalWeb"/>
            <w:numPr>
              <w:numId w:val="33"/>
            </w:numPr>
            <w:tabs>
              <w:tab w:val="num" w:pos="720"/>
            </w:tabs>
            <w:ind w:left="720" w:hanging="360"/>
          </w:pPr>
        </w:pPrChange>
      </w:pPr>
      <w:ins w:id="765" w:author="VAMSI KRISHNA KANCHARAPU" w:date="2025-09-01T23:40:00Z" w16du:dateUtc="2025-09-01T22:40:00Z">
        <w:r w:rsidRPr="00203A08">
          <w:rPr>
            <w:rStyle w:val="HTMLCode"/>
            <w:rFonts w:ascii="Times New Roman" w:eastAsiaTheme="majorEastAsia" w:hAnsi="Times New Roman" w:cs="Times New Roman"/>
            <w:b/>
            <w:bCs/>
            <w:sz w:val="24"/>
            <w:szCs w:val="24"/>
          </w:rPr>
          <w:t>C</w:t>
        </w:r>
        <w:r w:rsidRPr="00203A08">
          <w:rPr>
            <w:rStyle w:val="HTMLCode"/>
            <w:rFonts w:ascii="Times New Roman" w:eastAsiaTheme="majorEastAsia" w:hAnsi="Times New Roman" w:cs="Times New Roman"/>
            <w:b/>
            <w:bCs/>
            <w:sz w:val="24"/>
            <w:szCs w:val="24"/>
            <w:rPrChange w:id="766" w:author="VAMSI KRISHNA KANCHARAPU" w:date="2025-09-01T23:40:00Z" w16du:dateUtc="2025-09-01T22:40:00Z">
              <w:rPr>
                <w:rStyle w:val="HTMLCode"/>
                <w:rFonts w:eastAsiaTheme="majorEastAsia"/>
                <w:b/>
                <w:bCs/>
              </w:rPr>
            </w:rPrChange>
          </w:rPr>
          <w:t>ategories</w:t>
        </w:r>
      </w:ins>
      <w:ins w:id="767" w:author="VAMSI KRISHNA KANCHARAPU" w:date="2025-09-01T23:42:00Z" w16du:dateUtc="2025-09-01T22:42:00Z">
        <w:r>
          <w:t xml:space="preserve"> - </w:t>
        </w:r>
      </w:ins>
      <w:ins w:id="768" w:author="VAMSI KRISHNA KANCHARAPU" w:date="2025-09-01T23:40:00Z" w16du:dateUtc="2025-09-01T22:40:00Z">
        <w:r w:rsidRPr="00203A08">
          <w:t>Maps category codes to names (e.g., “Donate &amp; Buy,” “Reuse/Recycle,” “Protect Wildlife”). Used to organize activities.</w:t>
        </w:r>
      </w:ins>
    </w:p>
    <w:p w14:paraId="725BE0A9" w14:textId="27BC6C65" w:rsidR="00203A08" w:rsidRPr="00203A08" w:rsidRDefault="00203A08" w:rsidP="00203A08">
      <w:pPr>
        <w:pStyle w:val="NormalWeb"/>
        <w:numPr>
          <w:ilvl w:val="0"/>
          <w:numId w:val="33"/>
        </w:numPr>
        <w:spacing w:line="360" w:lineRule="auto"/>
        <w:jc w:val="both"/>
        <w:rPr>
          <w:ins w:id="769" w:author="VAMSI KRISHNA KANCHARAPU" w:date="2025-09-01T23:40:00Z" w16du:dateUtc="2025-09-01T22:40:00Z"/>
        </w:rPr>
        <w:pPrChange w:id="770" w:author="VAMSI KRISHNA KANCHARAPU" w:date="2025-09-01T23:40:00Z" w16du:dateUtc="2025-09-01T22:40:00Z">
          <w:pPr>
            <w:pStyle w:val="NormalWeb"/>
            <w:numPr>
              <w:numId w:val="33"/>
            </w:numPr>
            <w:tabs>
              <w:tab w:val="num" w:pos="720"/>
            </w:tabs>
            <w:ind w:left="720" w:hanging="360"/>
          </w:pPr>
        </w:pPrChange>
      </w:pPr>
      <w:ins w:id="771" w:author="VAMSI KRISHNA KANCHARAPU" w:date="2025-09-01T23:40:00Z" w16du:dateUtc="2025-09-01T22:40:00Z">
        <w:r w:rsidRPr="00203A08">
          <w:rPr>
            <w:rStyle w:val="HTMLCode"/>
            <w:rFonts w:ascii="Times New Roman" w:eastAsiaTheme="majorEastAsia" w:hAnsi="Times New Roman" w:cs="Times New Roman"/>
            <w:b/>
            <w:bCs/>
            <w:sz w:val="24"/>
            <w:szCs w:val="24"/>
            <w:rPrChange w:id="772" w:author="VAMSI KRISHNA KANCHARAPU" w:date="2025-09-01T23:40:00Z" w16du:dateUtc="2025-09-01T22:40:00Z">
              <w:rPr>
                <w:rStyle w:val="HTMLCode"/>
                <w:rFonts w:eastAsiaTheme="majorEastAsia"/>
                <w:b/>
                <w:bCs/>
              </w:rPr>
            </w:rPrChange>
          </w:rPr>
          <w:t>q_table</w:t>
        </w:r>
      </w:ins>
      <w:ins w:id="773" w:author="VAMSI KRISHNA KANCHARAPU" w:date="2025-09-01T23:42:00Z" w16du:dateUtc="2025-09-01T22:42:00Z">
        <w:r>
          <w:t xml:space="preserve"> - </w:t>
        </w:r>
      </w:ins>
      <w:ins w:id="774" w:author="VAMSI KRISHNA KANCHARAPU" w:date="2025-09-01T23:40:00Z" w16du:dateUtc="2025-09-01T22:40:00Z">
        <w:r w:rsidRPr="00203A08">
          <w:t xml:space="preserve">Contains the Q-learning matrix. It stores the current state, action, and calculated Q-value for every user-action pair. These values are updated based on user </w:t>
        </w:r>
      </w:ins>
      <w:ins w:id="775" w:author="VAMSI KRISHNA KANCHARAPU" w:date="2025-09-01T23:51:00Z" w16du:dateUtc="2025-09-01T22:51:00Z">
        <w:r w:rsidR="00D427DB">
          <w:t>activity selections, completions</w:t>
        </w:r>
      </w:ins>
      <w:ins w:id="776" w:author="VAMSI KRISHNA KANCHARAPU" w:date="2025-09-01T23:40:00Z" w16du:dateUtc="2025-09-01T22:40:00Z">
        <w:r w:rsidRPr="00203A08">
          <w:t xml:space="preserve"> and used to generate AI-based activity suggestions.</w:t>
        </w:r>
      </w:ins>
    </w:p>
    <w:p w14:paraId="49C6B40C" w14:textId="33EAF5EA" w:rsidR="00203A08" w:rsidRPr="00203A08" w:rsidRDefault="00203A08" w:rsidP="00203A08">
      <w:pPr>
        <w:pStyle w:val="NormalWeb"/>
        <w:numPr>
          <w:ilvl w:val="0"/>
          <w:numId w:val="33"/>
        </w:numPr>
        <w:spacing w:line="360" w:lineRule="auto"/>
        <w:jc w:val="both"/>
        <w:rPr>
          <w:ins w:id="777" w:author="VAMSI KRISHNA KANCHARAPU" w:date="2025-09-01T23:40:00Z" w16du:dateUtc="2025-09-01T22:40:00Z"/>
        </w:rPr>
        <w:pPrChange w:id="778" w:author="VAMSI KRISHNA KANCHARAPU" w:date="2025-09-01T23:40:00Z" w16du:dateUtc="2025-09-01T22:40:00Z">
          <w:pPr>
            <w:pStyle w:val="NormalWeb"/>
            <w:numPr>
              <w:numId w:val="33"/>
            </w:numPr>
            <w:tabs>
              <w:tab w:val="num" w:pos="720"/>
            </w:tabs>
            <w:ind w:left="720" w:hanging="360"/>
          </w:pPr>
        </w:pPrChange>
      </w:pPr>
      <w:ins w:id="779" w:author="VAMSI KRISHNA KANCHARAPU" w:date="2025-09-01T23:40:00Z" w16du:dateUtc="2025-09-01T22:40:00Z">
        <w:r w:rsidRPr="00203A08">
          <w:rPr>
            <w:rStyle w:val="HTMLCode"/>
            <w:rFonts w:ascii="Times New Roman" w:eastAsiaTheme="majorEastAsia" w:hAnsi="Times New Roman" w:cs="Times New Roman"/>
            <w:b/>
            <w:bCs/>
            <w:sz w:val="24"/>
            <w:szCs w:val="24"/>
          </w:rPr>
          <w:t>R</w:t>
        </w:r>
        <w:r w:rsidRPr="00203A08">
          <w:rPr>
            <w:rStyle w:val="HTMLCode"/>
            <w:rFonts w:ascii="Times New Roman" w:eastAsiaTheme="majorEastAsia" w:hAnsi="Times New Roman" w:cs="Times New Roman"/>
            <w:b/>
            <w:bCs/>
            <w:sz w:val="24"/>
            <w:szCs w:val="24"/>
            <w:rPrChange w:id="780" w:author="VAMSI KRISHNA KANCHARAPU" w:date="2025-09-01T23:40:00Z" w16du:dateUtc="2025-09-01T22:40:00Z">
              <w:rPr>
                <w:rStyle w:val="HTMLCode"/>
                <w:rFonts w:eastAsiaTheme="majorEastAsia"/>
                <w:b/>
                <w:bCs/>
              </w:rPr>
            </w:rPrChange>
          </w:rPr>
          <w:t>ewards</w:t>
        </w:r>
      </w:ins>
      <w:ins w:id="781" w:author="VAMSI KRISHNA KANCHARAPU" w:date="2025-09-01T23:42:00Z" w16du:dateUtc="2025-09-01T22:42:00Z">
        <w:r>
          <w:t xml:space="preserve"> - </w:t>
        </w:r>
      </w:ins>
      <w:ins w:id="782" w:author="VAMSI KRISHNA KANCHARAPU" w:date="2025-09-01T23:40:00Z" w16du:dateUtc="2025-09-01T22:40:00Z">
        <w:r w:rsidRPr="00203A08">
          <w:t xml:space="preserve">Tracks when a user redeems points for rewards. It stores user ID, </w:t>
        </w:r>
      </w:ins>
      <w:ins w:id="783" w:author="VAMSI KRISHNA KANCHARAPU" w:date="2025-09-01T23:52:00Z" w16du:dateUtc="2025-09-01T22:52:00Z">
        <w:r w:rsidR="00D427DB">
          <w:t xml:space="preserve">total points </w:t>
        </w:r>
      </w:ins>
      <w:ins w:id="784" w:author="VAMSI KRISHNA KANCHARAPU" w:date="2025-09-01T23:55:00Z" w16du:dateUtc="2025-09-01T22:55:00Z">
        <w:r w:rsidR="00DC7010">
          <w:t>gained,</w:t>
        </w:r>
      </w:ins>
      <w:ins w:id="785" w:author="VAMSI KRISHNA KANCHARAPU" w:date="2025-09-01T23:52:00Z" w16du:dateUtc="2025-09-01T22:52:00Z">
        <w:r w:rsidR="00D427DB">
          <w:t xml:space="preserve"> and </w:t>
        </w:r>
      </w:ins>
      <w:ins w:id="786" w:author="VAMSI KRISHNA KANCHARAPU" w:date="2025-09-01T23:40:00Z" w16du:dateUtc="2025-09-01T22:40:00Z">
        <w:r w:rsidRPr="00203A08">
          <w:t xml:space="preserve">points </w:t>
        </w:r>
      </w:ins>
      <w:ins w:id="787" w:author="VAMSI KRISHNA KANCHARAPU" w:date="2025-09-01T23:42:00Z" w16du:dateUtc="2025-09-01T22:42:00Z">
        <w:r w:rsidRPr="00203A08">
          <w:t xml:space="preserve">spent </w:t>
        </w:r>
      </w:ins>
      <w:ins w:id="788" w:author="VAMSI KRISHNA KANCHARAPU" w:date="2025-09-01T23:40:00Z" w16du:dateUtc="2025-09-01T22:40:00Z">
        <w:r w:rsidRPr="00203A08">
          <w:t>.</w:t>
        </w:r>
      </w:ins>
    </w:p>
    <w:p w14:paraId="24ECC87B" w14:textId="06AECD22" w:rsidR="00203A08" w:rsidRPr="00203A08" w:rsidRDefault="00203A08" w:rsidP="00203A08">
      <w:pPr>
        <w:pStyle w:val="NormalWeb"/>
        <w:numPr>
          <w:ilvl w:val="0"/>
          <w:numId w:val="33"/>
        </w:numPr>
        <w:spacing w:line="360" w:lineRule="auto"/>
        <w:jc w:val="both"/>
        <w:rPr>
          <w:ins w:id="789" w:author="VAMSI KRISHNA KANCHARAPU" w:date="2025-09-01T23:43:00Z" w16du:dateUtc="2025-09-01T22:43:00Z"/>
          <w:rStyle w:val="Strong"/>
          <w:b w:val="0"/>
          <w:bCs w:val="0"/>
          <w:rPrChange w:id="790" w:author="VAMSI KRISHNA KANCHARAPU" w:date="2025-09-01T23:43:00Z" w16du:dateUtc="2025-09-01T22:43:00Z">
            <w:rPr>
              <w:ins w:id="791" w:author="VAMSI KRISHNA KANCHARAPU" w:date="2025-09-01T23:43:00Z" w16du:dateUtc="2025-09-01T22:43:00Z"/>
              <w:rStyle w:val="Strong"/>
              <w:rFonts w:eastAsiaTheme="majorEastAsia"/>
            </w:rPr>
          </w:rPrChange>
        </w:rPr>
      </w:pPr>
      <w:ins w:id="792" w:author="VAMSI KRISHNA KANCHARAPU" w:date="2025-09-01T23:40:00Z" w16du:dateUtc="2025-09-01T22:40:00Z">
        <w:r w:rsidRPr="00203A08">
          <w:rPr>
            <w:rStyle w:val="HTMLCode"/>
            <w:rFonts w:ascii="Times New Roman" w:eastAsiaTheme="majorEastAsia" w:hAnsi="Times New Roman" w:cs="Times New Roman"/>
            <w:b/>
            <w:bCs/>
            <w:sz w:val="24"/>
            <w:szCs w:val="24"/>
            <w:rPrChange w:id="793" w:author="VAMSI KRISHNA KANCHARAPU" w:date="2025-09-01T23:40:00Z" w16du:dateUtc="2025-09-01T22:40:00Z">
              <w:rPr>
                <w:rStyle w:val="HTMLCode"/>
                <w:rFonts w:eastAsiaTheme="majorEastAsia"/>
                <w:b/>
                <w:bCs/>
              </w:rPr>
            </w:rPrChange>
          </w:rPr>
          <w:t>donate_buy</w:t>
        </w:r>
      </w:ins>
      <w:ins w:id="794" w:author="VAMSI KRISHNA KANCHARAPU" w:date="2025-09-01T23:43:00Z" w16du:dateUtc="2025-09-01T22:43:00Z">
        <w:r>
          <w:rPr>
            <w:rStyle w:val="Strong"/>
            <w:rFonts w:eastAsiaTheme="majorEastAsia"/>
          </w:rPr>
          <w:t xml:space="preserve"> </w:t>
        </w:r>
        <w:r w:rsidRPr="00203A08">
          <w:rPr>
            <w:rStyle w:val="Strong"/>
            <w:rFonts w:eastAsiaTheme="majorEastAsia"/>
            <w:b w:val="0"/>
            <w:bCs w:val="0"/>
            <w:rPrChange w:id="795" w:author="VAMSI KRISHNA KANCHARAPU" w:date="2025-09-01T23:43:00Z" w16du:dateUtc="2025-09-01T22:43:00Z">
              <w:rPr>
                <w:rStyle w:val="Strong"/>
                <w:rFonts w:eastAsiaTheme="majorEastAsia"/>
              </w:rPr>
            </w:rPrChange>
          </w:rPr>
          <w:t xml:space="preserve">- </w:t>
        </w:r>
      </w:ins>
      <w:ins w:id="796" w:author="VAMSI KRISHNA KANCHARAPU" w:date="2025-09-01T23:54:00Z" w16du:dateUtc="2025-09-01T22:54:00Z">
        <w:r w:rsidR="00DC7010">
          <w:t>Stores user donation details including amount, transaction ID</w:t>
        </w:r>
      </w:ins>
      <w:ins w:id="797" w:author="VAMSI KRISHNA KANCHARAPU" w:date="2025-09-01T23:55:00Z" w16du:dateUtc="2025-09-01T22:55:00Z">
        <w:r w:rsidR="00DC7010">
          <w:t xml:space="preserve">. </w:t>
        </w:r>
      </w:ins>
      <w:ins w:id="798" w:author="VAMSI KRISHNA KANCHARAPU" w:date="2025-09-01T23:54:00Z" w16du:dateUtc="2025-09-01T22:54:00Z">
        <w:r w:rsidR="00DC7010">
          <w:t>Used to track donations and link them to user accounts for rewards and analytics.</w:t>
        </w:r>
      </w:ins>
    </w:p>
    <w:p w14:paraId="1D28A811" w14:textId="3E59DC68" w:rsidR="00203A08" w:rsidRPr="00203A08" w:rsidRDefault="00203A08" w:rsidP="00203A08">
      <w:pPr>
        <w:pStyle w:val="NormalWeb"/>
        <w:numPr>
          <w:ilvl w:val="0"/>
          <w:numId w:val="33"/>
        </w:numPr>
        <w:spacing w:line="360" w:lineRule="auto"/>
        <w:jc w:val="both"/>
        <w:rPr>
          <w:ins w:id="799" w:author="VAMSI KRISHNA KANCHARAPU" w:date="2025-09-01T23:43:00Z" w16du:dateUtc="2025-09-01T22:43:00Z"/>
          <w:rStyle w:val="Strong"/>
          <w:b w:val="0"/>
          <w:bCs w:val="0"/>
          <w:rPrChange w:id="800" w:author="VAMSI KRISHNA KANCHARAPU" w:date="2025-09-01T23:43:00Z" w16du:dateUtc="2025-09-01T22:43:00Z">
            <w:rPr>
              <w:ins w:id="801" w:author="VAMSI KRISHNA KANCHARAPU" w:date="2025-09-01T23:43:00Z" w16du:dateUtc="2025-09-01T22:43:00Z"/>
              <w:rStyle w:val="Strong"/>
              <w:rFonts w:eastAsiaTheme="majorEastAsia"/>
            </w:rPr>
          </w:rPrChange>
        </w:rPr>
      </w:pPr>
      <w:ins w:id="802" w:author="VAMSI KRISHNA KANCHARAPU" w:date="2025-09-01T23:40:00Z" w16du:dateUtc="2025-09-01T22:40:00Z">
        <w:r w:rsidRPr="00203A08">
          <w:rPr>
            <w:rStyle w:val="Strong"/>
            <w:rFonts w:eastAsiaTheme="majorEastAsia"/>
          </w:rPr>
          <w:t xml:space="preserve"> </w:t>
        </w:r>
        <w:r w:rsidRPr="00203A08">
          <w:rPr>
            <w:rStyle w:val="HTMLCode"/>
            <w:rFonts w:ascii="Times New Roman" w:eastAsiaTheme="majorEastAsia" w:hAnsi="Times New Roman" w:cs="Times New Roman"/>
            <w:b/>
            <w:bCs/>
            <w:sz w:val="24"/>
            <w:szCs w:val="24"/>
            <w:rPrChange w:id="803" w:author="VAMSI KRISHNA KANCHARAPU" w:date="2025-09-01T23:40:00Z" w16du:dateUtc="2025-09-01T22:40:00Z">
              <w:rPr>
                <w:rStyle w:val="HTMLCode"/>
                <w:rFonts w:eastAsiaTheme="majorEastAsia"/>
                <w:b/>
                <w:bCs/>
              </w:rPr>
            </w:rPrChange>
          </w:rPr>
          <w:t>strengthen_body_mind_sprit</w:t>
        </w:r>
      </w:ins>
      <w:ins w:id="804" w:author="VAMSI KRISHNA KANCHARAPU" w:date="2025-09-01T23:43:00Z" w16du:dateUtc="2025-09-01T22:43:00Z">
        <w:r>
          <w:rPr>
            <w:rStyle w:val="HTMLCode"/>
            <w:rFonts w:ascii="Times New Roman" w:eastAsiaTheme="majorEastAsia" w:hAnsi="Times New Roman" w:cs="Times New Roman"/>
            <w:b/>
            <w:bCs/>
            <w:sz w:val="24"/>
            <w:szCs w:val="24"/>
          </w:rPr>
          <w:t xml:space="preserve"> </w:t>
        </w:r>
        <w:r w:rsidRPr="00203A08">
          <w:rPr>
            <w:rStyle w:val="HTMLCode"/>
            <w:rFonts w:ascii="Times New Roman" w:eastAsiaTheme="majorEastAsia" w:hAnsi="Times New Roman" w:cs="Times New Roman"/>
            <w:sz w:val="24"/>
            <w:szCs w:val="24"/>
            <w:rPrChange w:id="805" w:author="VAMSI KRISHNA KANCHARAPU" w:date="2025-09-01T23:43:00Z" w16du:dateUtc="2025-09-01T22:43:00Z">
              <w:rPr>
                <w:rStyle w:val="HTMLCode"/>
                <w:rFonts w:ascii="Times New Roman" w:eastAsiaTheme="majorEastAsia" w:hAnsi="Times New Roman" w:cs="Times New Roman"/>
                <w:b/>
                <w:bCs/>
                <w:sz w:val="24"/>
                <w:szCs w:val="24"/>
              </w:rPr>
            </w:rPrChange>
          </w:rPr>
          <w:t xml:space="preserve">- </w:t>
        </w:r>
      </w:ins>
      <w:ins w:id="806" w:author="VAMSI KRISHNA KANCHARAPU" w:date="2025-09-01T23:55:00Z" w16du:dateUtc="2025-09-01T22:55:00Z">
        <w:r w:rsidR="00DC7010">
          <w:t>Captures user mood ratings (1–5), feedback, and whether wellness suggestions were used.</w:t>
        </w:r>
        <w:r w:rsidR="00DC7010">
          <w:t xml:space="preserve"> </w:t>
        </w:r>
        <w:r w:rsidR="00DC7010">
          <w:t>Helps monitor user wellbeing and engagement with mental health features.</w:t>
        </w:r>
      </w:ins>
    </w:p>
    <w:p w14:paraId="74C9FC0A" w14:textId="3665C9A2" w:rsidR="00203A08" w:rsidRDefault="00203A08" w:rsidP="00203A08">
      <w:pPr>
        <w:pStyle w:val="NormalWeb"/>
        <w:numPr>
          <w:ilvl w:val="0"/>
          <w:numId w:val="33"/>
        </w:numPr>
        <w:spacing w:line="360" w:lineRule="auto"/>
        <w:jc w:val="both"/>
        <w:rPr>
          <w:ins w:id="807" w:author="VAMSI KRISHNA KANCHARAPU" w:date="2025-09-01T23:41:00Z" w16du:dateUtc="2025-09-01T22:41:00Z"/>
          <w:rStyle w:val="HTMLCode"/>
          <w:rFonts w:ascii="Times New Roman" w:hAnsi="Times New Roman" w:cs="Times New Roman"/>
          <w:sz w:val="24"/>
          <w:szCs w:val="24"/>
        </w:rPr>
      </w:pPr>
      <w:ins w:id="808" w:author="VAMSI KRISHNA KANCHARAPU" w:date="2025-09-01T23:40:00Z" w16du:dateUtc="2025-09-01T22:40:00Z">
        <w:r w:rsidRPr="00203A08">
          <w:rPr>
            <w:rStyle w:val="Strong"/>
            <w:rFonts w:eastAsiaTheme="majorEastAsia"/>
          </w:rPr>
          <w:t xml:space="preserve"> </w:t>
        </w:r>
        <w:r w:rsidRPr="00203A08">
          <w:rPr>
            <w:rStyle w:val="HTMLCode"/>
            <w:rFonts w:ascii="Times New Roman" w:eastAsiaTheme="majorEastAsia" w:hAnsi="Times New Roman" w:cs="Times New Roman"/>
            <w:b/>
            <w:bCs/>
            <w:sz w:val="24"/>
            <w:szCs w:val="24"/>
            <w:rPrChange w:id="809" w:author="VAMSI KRISHNA KANCHARAPU" w:date="2025-09-01T23:40:00Z" w16du:dateUtc="2025-09-01T22:40:00Z">
              <w:rPr>
                <w:rStyle w:val="HTMLCode"/>
                <w:rFonts w:eastAsiaTheme="majorEastAsia"/>
                <w:b/>
                <w:bCs/>
              </w:rPr>
            </w:rPrChange>
          </w:rPr>
          <w:t>need_assistance</w:t>
        </w:r>
      </w:ins>
      <w:ins w:id="810" w:author="VAMSI KRISHNA KANCHARAPU" w:date="2025-09-01T23:43:00Z" w16du:dateUtc="2025-09-01T22:43:00Z">
        <w:r>
          <w:rPr>
            <w:rStyle w:val="HTMLCode"/>
            <w:rFonts w:ascii="Times New Roman" w:eastAsiaTheme="majorEastAsia" w:hAnsi="Times New Roman" w:cs="Times New Roman"/>
            <w:b/>
            <w:bCs/>
            <w:sz w:val="24"/>
            <w:szCs w:val="24"/>
          </w:rPr>
          <w:t xml:space="preserve"> </w:t>
        </w:r>
        <w:r w:rsidRPr="00203A08">
          <w:rPr>
            <w:rStyle w:val="HTMLCode"/>
            <w:rFonts w:ascii="Times New Roman" w:eastAsiaTheme="majorEastAsia" w:hAnsi="Times New Roman" w:cs="Times New Roman"/>
            <w:sz w:val="24"/>
            <w:szCs w:val="24"/>
            <w:rPrChange w:id="811" w:author="VAMSI KRISHNA KANCHARAPU" w:date="2025-09-01T23:43:00Z" w16du:dateUtc="2025-09-01T22:43:00Z">
              <w:rPr>
                <w:rStyle w:val="HTMLCode"/>
                <w:rFonts w:ascii="Times New Roman" w:eastAsiaTheme="majorEastAsia" w:hAnsi="Times New Roman" w:cs="Times New Roman"/>
                <w:b/>
                <w:bCs/>
                <w:sz w:val="24"/>
                <w:szCs w:val="24"/>
              </w:rPr>
            </w:rPrChange>
          </w:rPr>
          <w:t xml:space="preserve">- </w:t>
        </w:r>
      </w:ins>
      <w:ins w:id="812" w:author="VAMSI KRISHNA KANCHARAPU" w:date="2025-09-01T23:56:00Z" w16du:dateUtc="2025-09-01T22:56:00Z">
        <w:r w:rsidR="00DC7010">
          <w:t>Logs user-submitted support queries with their name, time, and message content.</w:t>
        </w:r>
        <w:r w:rsidR="00DC7010">
          <w:t xml:space="preserve"> </w:t>
        </w:r>
        <w:r w:rsidR="00DC7010">
          <w:t>Allows the platform to respond to user issues and improve support services.</w:t>
        </w:r>
      </w:ins>
    </w:p>
    <w:p w14:paraId="388990B2" w14:textId="325F059D" w:rsidR="00203A08" w:rsidRPr="00203A08" w:rsidRDefault="00203A08" w:rsidP="00203A08">
      <w:pPr>
        <w:pStyle w:val="NormalWeb"/>
        <w:spacing w:line="360" w:lineRule="auto"/>
        <w:jc w:val="both"/>
        <w:rPr>
          <w:ins w:id="813" w:author="VAMSI KRISHNA KANCHARAPU" w:date="2025-09-01T23:40:00Z" w16du:dateUtc="2025-09-01T22:40:00Z"/>
        </w:rPr>
        <w:pPrChange w:id="814" w:author="VAMSI KRISHNA KANCHARAPU" w:date="2025-09-01T23:40:00Z" w16du:dateUtc="2025-09-01T22:40:00Z">
          <w:pPr>
            <w:pStyle w:val="NormalWeb"/>
          </w:pPr>
        </w:pPrChange>
      </w:pPr>
      <w:ins w:id="815" w:author="VAMSI KRISHNA KANCHARAPU" w:date="2025-09-01T23:40:00Z" w16du:dateUtc="2025-09-01T22:40:00Z">
        <w:r w:rsidRPr="00203A08">
          <w:t xml:space="preserve">The </w:t>
        </w:r>
        <w:r w:rsidRPr="00203A08">
          <w:rPr>
            <w:rStyle w:val="Strong"/>
            <w:rFonts w:eastAsiaTheme="majorEastAsia"/>
            <w:b w:val="0"/>
            <w:bCs w:val="0"/>
            <w:rPrChange w:id="816" w:author="VAMSI KRISHNA KANCHARAPU" w:date="2025-09-01T23:42:00Z" w16du:dateUtc="2025-09-01T22:42:00Z">
              <w:rPr>
                <w:rStyle w:val="Strong"/>
                <w:rFonts w:eastAsiaTheme="majorEastAsia"/>
              </w:rPr>
            </w:rPrChange>
          </w:rPr>
          <w:t>Supabase authentication system</w:t>
        </w:r>
        <w:r w:rsidRPr="00203A08">
          <w:t xml:space="preserve"> works alongside these tables, enforcing strong security rules. For example, email addresses must contain “@”, and passwords must be at least 6 characters. Passwords are </w:t>
        </w:r>
        <w:r w:rsidRPr="00203A08">
          <w:rPr>
            <w:rStyle w:val="Strong"/>
            <w:rFonts w:eastAsiaTheme="majorEastAsia"/>
            <w:b w:val="0"/>
            <w:bCs w:val="0"/>
            <w:rPrChange w:id="817" w:author="VAMSI KRISHNA KANCHARAPU" w:date="2025-09-01T23:42:00Z" w16du:dateUtc="2025-09-01T22:42:00Z">
              <w:rPr>
                <w:rStyle w:val="Strong"/>
                <w:rFonts w:eastAsiaTheme="majorEastAsia"/>
              </w:rPr>
            </w:rPrChange>
          </w:rPr>
          <w:t>hashed</w:t>
        </w:r>
        <w:r w:rsidRPr="00203A08">
          <w:t xml:space="preserve"> (securely encrypted) before being stored.</w:t>
        </w:r>
      </w:ins>
      <w:ins w:id="818" w:author="VAMSI KRISHNA KANCHARAPU" w:date="2025-09-01T23:42:00Z" w16du:dateUtc="2025-09-01T22:42:00Z">
        <w:r>
          <w:t xml:space="preserve"> </w:t>
        </w:r>
      </w:ins>
      <w:ins w:id="819" w:author="VAMSI KRISHNA KANCHARAPU" w:date="2025-09-01T23:40:00Z" w16du:dateUtc="2025-09-01T22:40:00Z">
        <w:r w:rsidRPr="00203A08">
          <w:t>This schema ensures a robust and scalable structure for handling user actions, real-time updates, AI calculations, and personalized dashboards.</w:t>
        </w:r>
      </w:ins>
    </w:p>
    <w:p w14:paraId="088FE855" w14:textId="639DA55A" w:rsidR="002D6A29" w:rsidRPr="002D6A29" w:rsidDel="00203A08" w:rsidRDefault="002D6A29" w:rsidP="002D6A29">
      <w:pPr>
        <w:pStyle w:val="NormalWeb"/>
        <w:spacing w:line="360" w:lineRule="auto"/>
        <w:jc w:val="both"/>
        <w:rPr>
          <w:ins w:id="820" w:author="Peter Jean Paul" w:date="2025-08-30T02:56:00Z" w16du:dateUtc="2025-08-30T01:56:00Z"/>
          <w:del w:id="821" w:author="VAMSI KRISHNA KANCHARAPU" w:date="2025-09-01T23:40:00Z" w16du:dateUtc="2025-09-01T22:40:00Z"/>
          <w:rFonts w:asciiTheme="majorHAnsi" w:eastAsiaTheme="minorHAnsi" w:hAnsiTheme="majorHAnsi"/>
          <w:kern w:val="2"/>
          <w14:ligatures w14:val="standardContextual"/>
          <w:rPrChange w:id="822" w:author="Peter Jean Paul" w:date="2025-08-30T02:58:00Z" w16du:dateUtc="2025-08-30T01:58:00Z">
            <w:rPr>
              <w:ins w:id="823" w:author="Peter Jean Paul" w:date="2025-08-30T02:56:00Z" w16du:dateUtc="2025-08-30T01:56:00Z"/>
              <w:del w:id="824" w:author="VAMSI KRISHNA KANCHARAPU" w:date="2025-09-01T23:40:00Z" w16du:dateUtc="2025-09-01T22:40:00Z"/>
            </w:rPr>
          </w:rPrChange>
        </w:rPr>
      </w:pPr>
      <w:ins w:id="825" w:author="Peter Jean Paul" w:date="2025-08-30T02:57:00Z" w16du:dateUtc="2025-08-30T01:57:00Z">
        <w:del w:id="826" w:author="VAMSI KRISHNA KANCHARAPU" w:date="2025-09-01T23:40:00Z" w16du:dateUtc="2025-09-01T22:40:00Z">
          <w:r w:rsidRPr="002D6A29" w:rsidDel="00203A08">
            <w:rPr>
              <w:rFonts w:asciiTheme="majorHAnsi" w:eastAsiaTheme="minorHAnsi" w:hAnsiTheme="majorHAnsi"/>
              <w:kern w:val="2"/>
              <w14:ligatures w14:val="standardContextual"/>
              <w:rPrChange w:id="827" w:author="Peter Jean Paul" w:date="2025-08-30T02:58:00Z" w16du:dateUtc="2025-08-30T01:58:00Z">
                <w:rPr>
                  <w:rFonts w:asciiTheme="majorHAnsi" w:eastAsiaTheme="majorEastAsia" w:hAnsiTheme="majorHAnsi" w:cstheme="majorBidi"/>
                  <w:color w:val="0F4761" w:themeColor="accent1" w:themeShade="BF"/>
                  <w:kern w:val="2"/>
                  <w:sz w:val="40"/>
                  <w:szCs w:val="40"/>
                  <w14:ligatures w14:val="standardContextual"/>
                </w:rPr>
              </w:rPrChange>
            </w:rPr>
            <w:delText>Need to discuss what tables you have setup and why.</w:delText>
          </w:r>
        </w:del>
      </w:ins>
    </w:p>
    <w:p w14:paraId="070B6F1A" w14:textId="45D34A43" w:rsidR="002D6A29" w:rsidRPr="00FA4007" w:rsidRDefault="002D6A29">
      <w:pPr>
        <w:rPr>
          <w:rPrChange w:id="828" w:author="Peter Jean Paul" w:date="2025-08-30T02:39:00Z" w16du:dateUtc="2025-08-30T01:39:00Z">
            <w:rPr>
              <w:lang w:val="en-GB"/>
            </w:rPr>
          </w:rPrChange>
        </w:rPr>
        <w:pPrChange w:id="829" w:author="Peter Jean Paul" w:date="2025-08-30T02:37:00Z" w16du:dateUtc="2025-08-30T01:37:00Z">
          <w:pPr>
            <w:pStyle w:val="Heading2"/>
          </w:pPr>
        </w:pPrChange>
      </w:pPr>
    </w:p>
    <w:sectPr w:rsidR="002D6A29" w:rsidRPr="00FA4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331F"/>
    <w:multiLevelType w:val="hybridMultilevel"/>
    <w:tmpl w:val="B83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4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7B3D2E"/>
    <w:multiLevelType w:val="hybridMultilevel"/>
    <w:tmpl w:val="7C52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E67E9"/>
    <w:multiLevelType w:val="hybridMultilevel"/>
    <w:tmpl w:val="6AE6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B51AA"/>
    <w:multiLevelType w:val="hybridMultilevel"/>
    <w:tmpl w:val="5588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B70A6"/>
    <w:multiLevelType w:val="multilevel"/>
    <w:tmpl w:val="5BE4B99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FC53748"/>
    <w:multiLevelType w:val="hybridMultilevel"/>
    <w:tmpl w:val="2B689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03678"/>
    <w:multiLevelType w:val="hybridMultilevel"/>
    <w:tmpl w:val="AB045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4F28FE"/>
    <w:multiLevelType w:val="hybridMultilevel"/>
    <w:tmpl w:val="B7D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320A"/>
    <w:multiLevelType w:val="hybridMultilevel"/>
    <w:tmpl w:val="C3AE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4091C"/>
    <w:multiLevelType w:val="hybridMultilevel"/>
    <w:tmpl w:val="5642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51B75"/>
    <w:multiLevelType w:val="hybridMultilevel"/>
    <w:tmpl w:val="41B6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67AB4"/>
    <w:multiLevelType w:val="hybridMultilevel"/>
    <w:tmpl w:val="2D44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F7F1D"/>
    <w:multiLevelType w:val="hybridMultilevel"/>
    <w:tmpl w:val="9ED0F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FB01D2"/>
    <w:multiLevelType w:val="hybridMultilevel"/>
    <w:tmpl w:val="0866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347B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ED34CA8"/>
    <w:multiLevelType w:val="hybridMultilevel"/>
    <w:tmpl w:val="1FA0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1F0557"/>
    <w:multiLevelType w:val="multilevel"/>
    <w:tmpl w:val="2B720E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0953BCC"/>
    <w:multiLevelType w:val="hybridMultilevel"/>
    <w:tmpl w:val="3F64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56D1A"/>
    <w:multiLevelType w:val="hybridMultilevel"/>
    <w:tmpl w:val="854A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2339C8"/>
    <w:multiLevelType w:val="hybridMultilevel"/>
    <w:tmpl w:val="EF04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B35F8"/>
    <w:multiLevelType w:val="hybridMultilevel"/>
    <w:tmpl w:val="5EE2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F460D"/>
    <w:multiLevelType w:val="multilevel"/>
    <w:tmpl w:val="6342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A680A"/>
    <w:multiLevelType w:val="hybridMultilevel"/>
    <w:tmpl w:val="489E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9B5825"/>
    <w:multiLevelType w:val="multilevel"/>
    <w:tmpl w:val="C80E5A48"/>
    <w:lvl w:ilvl="0">
      <w:start w:val="1"/>
      <w:numFmt w:val="bullet"/>
      <w:lvlText w:val=""/>
      <w:lvlJc w:val="left"/>
      <w:pPr>
        <w:ind w:left="72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022252"/>
    <w:multiLevelType w:val="hybridMultilevel"/>
    <w:tmpl w:val="790A08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12733C7"/>
    <w:multiLevelType w:val="hybridMultilevel"/>
    <w:tmpl w:val="14AC50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E52EF7"/>
    <w:multiLevelType w:val="hybridMultilevel"/>
    <w:tmpl w:val="DC1A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C425D"/>
    <w:multiLevelType w:val="hybridMultilevel"/>
    <w:tmpl w:val="6BF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F74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B8D321C"/>
    <w:multiLevelType w:val="hybridMultilevel"/>
    <w:tmpl w:val="4872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EF2734"/>
    <w:multiLevelType w:val="multilevel"/>
    <w:tmpl w:val="61CE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9A4C31"/>
    <w:multiLevelType w:val="hybridMultilevel"/>
    <w:tmpl w:val="6D58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704833">
    <w:abstractNumId w:val="20"/>
  </w:num>
  <w:num w:numId="2" w16cid:durableId="1669285886">
    <w:abstractNumId w:val="8"/>
  </w:num>
  <w:num w:numId="3" w16cid:durableId="1450779216">
    <w:abstractNumId w:val="2"/>
  </w:num>
  <w:num w:numId="4" w16cid:durableId="1074278719">
    <w:abstractNumId w:val="28"/>
  </w:num>
  <w:num w:numId="5" w16cid:durableId="208227589">
    <w:abstractNumId w:val="0"/>
  </w:num>
  <w:num w:numId="6" w16cid:durableId="824397103">
    <w:abstractNumId w:val="19"/>
  </w:num>
  <w:num w:numId="7" w16cid:durableId="120466398">
    <w:abstractNumId w:val="12"/>
  </w:num>
  <w:num w:numId="8" w16cid:durableId="1374504457">
    <w:abstractNumId w:val="32"/>
  </w:num>
  <w:num w:numId="9" w16cid:durableId="1812476692">
    <w:abstractNumId w:val="15"/>
  </w:num>
  <w:num w:numId="10" w16cid:durableId="1678312829">
    <w:abstractNumId w:val="5"/>
  </w:num>
  <w:num w:numId="11" w16cid:durableId="2138138613">
    <w:abstractNumId w:val="29"/>
  </w:num>
  <w:num w:numId="12" w16cid:durableId="1638024656">
    <w:abstractNumId w:val="1"/>
  </w:num>
  <w:num w:numId="13" w16cid:durableId="409274982">
    <w:abstractNumId w:val="17"/>
  </w:num>
  <w:num w:numId="14" w16cid:durableId="809908471">
    <w:abstractNumId w:val="7"/>
  </w:num>
  <w:num w:numId="15" w16cid:durableId="1660763845">
    <w:abstractNumId w:val="25"/>
  </w:num>
  <w:num w:numId="16" w16cid:durableId="118494204">
    <w:abstractNumId w:val="27"/>
  </w:num>
  <w:num w:numId="17" w16cid:durableId="336690787">
    <w:abstractNumId w:val="23"/>
  </w:num>
  <w:num w:numId="18" w16cid:durableId="1352339056">
    <w:abstractNumId w:val="6"/>
  </w:num>
  <w:num w:numId="19" w16cid:durableId="116610476">
    <w:abstractNumId w:val="30"/>
  </w:num>
  <w:num w:numId="20" w16cid:durableId="2126347736">
    <w:abstractNumId w:val="10"/>
  </w:num>
  <w:num w:numId="21" w16cid:durableId="272058954">
    <w:abstractNumId w:val="16"/>
  </w:num>
  <w:num w:numId="22" w16cid:durableId="1348096869">
    <w:abstractNumId w:val="3"/>
  </w:num>
  <w:num w:numId="23" w16cid:durableId="2013802506">
    <w:abstractNumId w:val="11"/>
  </w:num>
  <w:num w:numId="24" w16cid:durableId="571358065">
    <w:abstractNumId w:val="9"/>
  </w:num>
  <w:num w:numId="25" w16cid:durableId="2083211780">
    <w:abstractNumId w:val="14"/>
  </w:num>
  <w:num w:numId="26" w16cid:durableId="1430929150">
    <w:abstractNumId w:val="18"/>
  </w:num>
  <w:num w:numId="27" w16cid:durableId="1650867113">
    <w:abstractNumId w:val="4"/>
  </w:num>
  <w:num w:numId="28" w16cid:durableId="509949500">
    <w:abstractNumId w:val="21"/>
  </w:num>
  <w:num w:numId="29" w16cid:durableId="346374452">
    <w:abstractNumId w:val="13"/>
  </w:num>
  <w:num w:numId="30" w16cid:durableId="1515730702">
    <w:abstractNumId w:val="24"/>
  </w:num>
  <w:num w:numId="31" w16cid:durableId="562981961">
    <w:abstractNumId w:val="26"/>
  </w:num>
  <w:num w:numId="32" w16cid:durableId="777335826">
    <w:abstractNumId w:val="31"/>
  </w:num>
  <w:num w:numId="33" w16cid:durableId="23717845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ter Jean Paul">
    <w15:presenceInfo w15:providerId="AD" w15:userId="S::Peter.JeanPaul@mu.ie::861b21bb-beb7-4132-967b-a8fd27628731"/>
  </w15:person>
  <w15:person w15:author="VAMSI KRISHNA KANCHARAPU">
    <w15:presenceInfo w15:providerId="AD" w15:userId="S::VAMSI.KANCHARAPU.2025@mumail.ie::2db35f88-0a00-44ed-bfa5-10df8d36d1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944"/>
    <w:rsid w:val="00001085"/>
    <w:rsid w:val="00085204"/>
    <w:rsid w:val="000C42E6"/>
    <w:rsid w:val="001077AE"/>
    <w:rsid w:val="00142EE4"/>
    <w:rsid w:val="00203A08"/>
    <w:rsid w:val="00230D48"/>
    <w:rsid w:val="00237952"/>
    <w:rsid w:val="0029120B"/>
    <w:rsid w:val="002A1331"/>
    <w:rsid w:val="002A277E"/>
    <w:rsid w:val="002D6A29"/>
    <w:rsid w:val="00307C29"/>
    <w:rsid w:val="00336E3D"/>
    <w:rsid w:val="0036202E"/>
    <w:rsid w:val="00381094"/>
    <w:rsid w:val="003F572A"/>
    <w:rsid w:val="004315D5"/>
    <w:rsid w:val="004747AC"/>
    <w:rsid w:val="00481052"/>
    <w:rsid w:val="004A494E"/>
    <w:rsid w:val="004F0F21"/>
    <w:rsid w:val="005015E6"/>
    <w:rsid w:val="0050249D"/>
    <w:rsid w:val="00546A84"/>
    <w:rsid w:val="00564640"/>
    <w:rsid w:val="00581903"/>
    <w:rsid w:val="005B6512"/>
    <w:rsid w:val="005C407D"/>
    <w:rsid w:val="00626CBF"/>
    <w:rsid w:val="00634413"/>
    <w:rsid w:val="00696FAA"/>
    <w:rsid w:val="006A5037"/>
    <w:rsid w:val="006A771C"/>
    <w:rsid w:val="006E21A1"/>
    <w:rsid w:val="00740378"/>
    <w:rsid w:val="008722D1"/>
    <w:rsid w:val="00934B93"/>
    <w:rsid w:val="00960C45"/>
    <w:rsid w:val="0097413F"/>
    <w:rsid w:val="009A5901"/>
    <w:rsid w:val="009C66CC"/>
    <w:rsid w:val="00A03C9B"/>
    <w:rsid w:val="00A27A09"/>
    <w:rsid w:val="00A53363"/>
    <w:rsid w:val="00B65BF5"/>
    <w:rsid w:val="00B8216D"/>
    <w:rsid w:val="00C502CC"/>
    <w:rsid w:val="00C51378"/>
    <w:rsid w:val="00CC64AB"/>
    <w:rsid w:val="00D427DB"/>
    <w:rsid w:val="00D53BAF"/>
    <w:rsid w:val="00D81436"/>
    <w:rsid w:val="00DB30EE"/>
    <w:rsid w:val="00DC6BA8"/>
    <w:rsid w:val="00DC7010"/>
    <w:rsid w:val="00E36B2C"/>
    <w:rsid w:val="00E969C6"/>
    <w:rsid w:val="00EA418B"/>
    <w:rsid w:val="00EB3944"/>
    <w:rsid w:val="00ED0270"/>
    <w:rsid w:val="00F660E4"/>
    <w:rsid w:val="00FA4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7AA56"/>
  <w15:chartTrackingRefBased/>
  <w15:docId w15:val="{5A8EEDA7-1E32-064B-A987-03C42AB5F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9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9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9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39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9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9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9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9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9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9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9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9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39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9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9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9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9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944"/>
    <w:rPr>
      <w:rFonts w:eastAsiaTheme="majorEastAsia" w:cstheme="majorBidi"/>
      <w:color w:val="272727" w:themeColor="text1" w:themeTint="D8"/>
    </w:rPr>
  </w:style>
  <w:style w:type="paragraph" w:styleId="Title">
    <w:name w:val="Title"/>
    <w:basedOn w:val="Normal"/>
    <w:next w:val="Normal"/>
    <w:link w:val="TitleChar"/>
    <w:uiPriority w:val="10"/>
    <w:qFormat/>
    <w:rsid w:val="00EB39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9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9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9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944"/>
    <w:pPr>
      <w:spacing w:before="160"/>
      <w:jc w:val="center"/>
    </w:pPr>
    <w:rPr>
      <w:i/>
      <w:iCs/>
      <w:color w:val="404040" w:themeColor="text1" w:themeTint="BF"/>
    </w:rPr>
  </w:style>
  <w:style w:type="character" w:customStyle="1" w:styleId="QuoteChar">
    <w:name w:val="Quote Char"/>
    <w:basedOn w:val="DefaultParagraphFont"/>
    <w:link w:val="Quote"/>
    <w:uiPriority w:val="29"/>
    <w:rsid w:val="00EB3944"/>
    <w:rPr>
      <w:i/>
      <w:iCs/>
      <w:color w:val="404040" w:themeColor="text1" w:themeTint="BF"/>
    </w:rPr>
  </w:style>
  <w:style w:type="paragraph" w:styleId="ListParagraph">
    <w:name w:val="List Paragraph"/>
    <w:basedOn w:val="Normal"/>
    <w:uiPriority w:val="34"/>
    <w:qFormat/>
    <w:rsid w:val="00EB3944"/>
    <w:pPr>
      <w:ind w:left="720"/>
      <w:contextualSpacing/>
    </w:pPr>
  </w:style>
  <w:style w:type="character" w:styleId="IntenseEmphasis">
    <w:name w:val="Intense Emphasis"/>
    <w:basedOn w:val="DefaultParagraphFont"/>
    <w:uiPriority w:val="21"/>
    <w:qFormat/>
    <w:rsid w:val="00EB3944"/>
    <w:rPr>
      <w:i/>
      <w:iCs/>
      <w:color w:val="0F4761" w:themeColor="accent1" w:themeShade="BF"/>
    </w:rPr>
  </w:style>
  <w:style w:type="paragraph" w:styleId="IntenseQuote">
    <w:name w:val="Intense Quote"/>
    <w:basedOn w:val="Normal"/>
    <w:next w:val="Normal"/>
    <w:link w:val="IntenseQuoteChar"/>
    <w:uiPriority w:val="30"/>
    <w:qFormat/>
    <w:rsid w:val="00EB39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944"/>
    <w:rPr>
      <w:i/>
      <w:iCs/>
      <w:color w:val="0F4761" w:themeColor="accent1" w:themeShade="BF"/>
    </w:rPr>
  </w:style>
  <w:style w:type="character" w:styleId="IntenseReference">
    <w:name w:val="Intense Reference"/>
    <w:basedOn w:val="DefaultParagraphFont"/>
    <w:uiPriority w:val="32"/>
    <w:qFormat/>
    <w:rsid w:val="00EB3944"/>
    <w:rPr>
      <w:b/>
      <w:bCs/>
      <w:smallCaps/>
      <w:color w:val="0F4761" w:themeColor="accent1" w:themeShade="BF"/>
      <w:spacing w:val="5"/>
    </w:rPr>
  </w:style>
  <w:style w:type="paragraph" w:styleId="Revision">
    <w:name w:val="Revision"/>
    <w:hidden/>
    <w:uiPriority w:val="99"/>
    <w:semiHidden/>
    <w:rsid w:val="00DC6BA8"/>
    <w:pPr>
      <w:spacing w:after="0" w:line="240" w:lineRule="auto"/>
    </w:pPr>
  </w:style>
  <w:style w:type="character" w:customStyle="1" w:styleId="normaltextrun">
    <w:name w:val="normaltextrun"/>
    <w:basedOn w:val="DefaultParagraphFont"/>
    <w:rsid w:val="004315D5"/>
  </w:style>
  <w:style w:type="character" w:customStyle="1" w:styleId="eop">
    <w:name w:val="eop"/>
    <w:basedOn w:val="DefaultParagraphFont"/>
    <w:rsid w:val="004315D5"/>
  </w:style>
  <w:style w:type="table" w:styleId="TableGrid">
    <w:name w:val="Table Grid"/>
    <w:basedOn w:val="TableNormal"/>
    <w:uiPriority w:val="39"/>
    <w:rsid w:val="00FA4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4007"/>
    <w:rPr>
      <w:b/>
      <w:bCs/>
    </w:rPr>
  </w:style>
  <w:style w:type="character" w:customStyle="1" w:styleId="mord">
    <w:name w:val="mord"/>
    <w:basedOn w:val="DefaultParagraphFont"/>
    <w:rsid w:val="00FA4007"/>
  </w:style>
  <w:style w:type="character" w:customStyle="1" w:styleId="mopen">
    <w:name w:val="mopen"/>
    <w:basedOn w:val="DefaultParagraphFont"/>
    <w:rsid w:val="00FA4007"/>
  </w:style>
  <w:style w:type="character" w:customStyle="1" w:styleId="mpunct">
    <w:name w:val="mpunct"/>
    <w:basedOn w:val="DefaultParagraphFont"/>
    <w:rsid w:val="00FA4007"/>
  </w:style>
  <w:style w:type="character" w:customStyle="1" w:styleId="mclose">
    <w:name w:val="mclose"/>
    <w:basedOn w:val="DefaultParagraphFont"/>
    <w:rsid w:val="00FA4007"/>
  </w:style>
  <w:style w:type="character" w:customStyle="1" w:styleId="mrel">
    <w:name w:val="mrel"/>
    <w:basedOn w:val="DefaultParagraphFont"/>
    <w:rsid w:val="00FA4007"/>
  </w:style>
  <w:style w:type="character" w:customStyle="1" w:styleId="mbin">
    <w:name w:val="mbin"/>
    <w:basedOn w:val="DefaultParagraphFont"/>
    <w:rsid w:val="00FA4007"/>
  </w:style>
  <w:style w:type="character" w:customStyle="1" w:styleId="mop">
    <w:name w:val="mop"/>
    <w:basedOn w:val="DefaultParagraphFont"/>
    <w:rsid w:val="00FA4007"/>
  </w:style>
  <w:style w:type="paragraph" w:styleId="NormalWeb">
    <w:name w:val="Normal (Web)"/>
    <w:basedOn w:val="Normal"/>
    <w:uiPriority w:val="99"/>
    <w:unhideWhenUsed/>
    <w:rsid w:val="00FA400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FA4007"/>
    <w:rPr>
      <w:sz w:val="16"/>
      <w:szCs w:val="16"/>
    </w:rPr>
  </w:style>
  <w:style w:type="paragraph" w:styleId="CommentText">
    <w:name w:val="annotation text"/>
    <w:basedOn w:val="Normal"/>
    <w:link w:val="CommentTextChar"/>
    <w:uiPriority w:val="99"/>
    <w:unhideWhenUsed/>
    <w:rsid w:val="00FA4007"/>
    <w:pPr>
      <w:spacing w:line="240" w:lineRule="auto"/>
    </w:pPr>
    <w:rPr>
      <w:sz w:val="20"/>
      <w:szCs w:val="20"/>
    </w:rPr>
  </w:style>
  <w:style w:type="character" w:customStyle="1" w:styleId="CommentTextChar">
    <w:name w:val="Comment Text Char"/>
    <w:basedOn w:val="DefaultParagraphFont"/>
    <w:link w:val="CommentText"/>
    <w:uiPriority w:val="99"/>
    <w:rsid w:val="00FA4007"/>
    <w:rPr>
      <w:sz w:val="20"/>
      <w:szCs w:val="20"/>
    </w:rPr>
  </w:style>
  <w:style w:type="paragraph" w:styleId="CommentSubject">
    <w:name w:val="annotation subject"/>
    <w:basedOn w:val="CommentText"/>
    <w:next w:val="CommentText"/>
    <w:link w:val="CommentSubjectChar"/>
    <w:uiPriority w:val="99"/>
    <w:semiHidden/>
    <w:unhideWhenUsed/>
    <w:rsid w:val="00FA4007"/>
    <w:rPr>
      <w:b/>
      <w:bCs/>
    </w:rPr>
  </w:style>
  <w:style w:type="character" w:customStyle="1" w:styleId="CommentSubjectChar">
    <w:name w:val="Comment Subject Char"/>
    <w:basedOn w:val="CommentTextChar"/>
    <w:link w:val="CommentSubject"/>
    <w:uiPriority w:val="99"/>
    <w:semiHidden/>
    <w:rsid w:val="00FA4007"/>
    <w:rPr>
      <w:b/>
      <w:bCs/>
      <w:sz w:val="20"/>
      <w:szCs w:val="20"/>
    </w:rPr>
  </w:style>
  <w:style w:type="character" w:styleId="Hyperlink">
    <w:name w:val="Hyperlink"/>
    <w:basedOn w:val="DefaultParagraphFont"/>
    <w:uiPriority w:val="99"/>
    <w:unhideWhenUsed/>
    <w:rsid w:val="00307C29"/>
    <w:rPr>
      <w:color w:val="0000FF"/>
      <w:u w:val="single"/>
    </w:rPr>
  </w:style>
  <w:style w:type="paragraph" w:styleId="TOCHeading">
    <w:name w:val="TOC Heading"/>
    <w:basedOn w:val="Heading1"/>
    <w:next w:val="Normal"/>
    <w:uiPriority w:val="39"/>
    <w:unhideWhenUsed/>
    <w:qFormat/>
    <w:rsid w:val="00A27A0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27A09"/>
    <w:pPr>
      <w:spacing w:before="120" w:after="0"/>
    </w:pPr>
    <w:rPr>
      <w:b/>
      <w:bCs/>
      <w:i/>
      <w:iCs/>
    </w:rPr>
  </w:style>
  <w:style w:type="paragraph" w:styleId="TOC2">
    <w:name w:val="toc 2"/>
    <w:basedOn w:val="Normal"/>
    <w:next w:val="Normal"/>
    <w:autoRedefine/>
    <w:uiPriority w:val="39"/>
    <w:unhideWhenUsed/>
    <w:rsid w:val="00A27A09"/>
    <w:pPr>
      <w:spacing w:before="120" w:after="0"/>
      <w:ind w:left="240"/>
    </w:pPr>
    <w:rPr>
      <w:b/>
      <w:bCs/>
      <w:sz w:val="22"/>
      <w:szCs w:val="22"/>
    </w:rPr>
  </w:style>
  <w:style w:type="paragraph" w:styleId="TOC3">
    <w:name w:val="toc 3"/>
    <w:basedOn w:val="Normal"/>
    <w:next w:val="Normal"/>
    <w:autoRedefine/>
    <w:uiPriority w:val="39"/>
    <w:unhideWhenUsed/>
    <w:rsid w:val="00A27A09"/>
    <w:pPr>
      <w:spacing w:after="0"/>
      <w:ind w:left="480"/>
    </w:pPr>
    <w:rPr>
      <w:sz w:val="20"/>
      <w:szCs w:val="20"/>
    </w:rPr>
  </w:style>
  <w:style w:type="paragraph" w:styleId="TOC4">
    <w:name w:val="toc 4"/>
    <w:basedOn w:val="Normal"/>
    <w:next w:val="Normal"/>
    <w:autoRedefine/>
    <w:uiPriority w:val="39"/>
    <w:semiHidden/>
    <w:unhideWhenUsed/>
    <w:rsid w:val="00A27A09"/>
    <w:pPr>
      <w:spacing w:after="0"/>
      <w:ind w:left="720"/>
    </w:pPr>
    <w:rPr>
      <w:sz w:val="20"/>
      <w:szCs w:val="20"/>
    </w:rPr>
  </w:style>
  <w:style w:type="paragraph" w:styleId="TOC5">
    <w:name w:val="toc 5"/>
    <w:basedOn w:val="Normal"/>
    <w:next w:val="Normal"/>
    <w:autoRedefine/>
    <w:uiPriority w:val="39"/>
    <w:semiHidden/>
    <w:unhideWhenUsed/>
    <w:rsid w:val="00A27A09"/>
    <w:pPr>
      <w:spacing w:after="0"/>
      <w:ind w:left="960"/>
    </w:pPr>
    <w:rPr>
      <w:sz w:val="20"/>
      <w:szCs w:val="20"/>
    </w:rPr>
  </w:style>
  <w:style w:type="paragraph" w:styleId="TOC6">
    <w:name w:val="toc 6"/>
    <w:basedOn w:val="Normal"/>
    <w:next w:val="Normal"/>
    <w:autoRedefine/>
    <w:uiPriority w:val="39"/>
    <w:semiHidden/>
    <w:unhideWhenUsed/>
    <w:rsid w:val="00A27A09"/>
    <w:pPr>
      <w:spacing w:after="0"/>
      <w:ind w:left="1200"/>
    </w:pPr>
    <w:rPr>
      <w:sz w:val="20"/>
      <w:szCs w:val="20"/>
    </w:rPr>
  </w:style>
  <w:style w:type="paragraph" w:styleId="TOC7">
    <w:name w:val="toc 7"/>
    <w:basedOn w:val="Normal"/>
    <w:next w:val="Normal"/>
    <w:autoRedefine/>
    <w:uiPriority w:val="39"/>
    <w:semiHidden/>
    <w:unhideWhenUsed/>
    <w:rsid w:val="00A27A09"/>
    <w:pPr>
      <w:spacing w:after="0"/>
      <w:ind w:left="1440"/>
    </w:pPr>
    <w:rPr>
      <w:sz w:val="20"/>
      <w:szCs w:val="20"/>
    </w:rPr>
  </w:style>
  <w:style w:type="paragraph" w:styleId="TOC8">
    <w:name w:val="toc 8"/>
    <w:basedOn w:val="Normal"/>
    <w:next w:val="Normal"/>
    <w:autoRedefine/>
    <w:uiPriority w:val="39"/>
    <w:semiHidden/>
    <w:unhideWhenUsed/>
    <w:rsid w:val="00A27A09"/>
    <w:pPr>
      <w:spacing w:after="0"/>
      <w:ind w:left="1680"/>
    </w:pPr>
    <w:rPr>
      <w:sz w:val="20"/>
      <w:szCs w:val="20"/>
    </w:rPr>
  </w:style>
  <w:style w:type="paragraph" w:styleId="TOC9">
    <w:name w:val="toc 9"/>
    <w:basedOn w:val="Normal"/>
    <w:next w:val="Normal"/>
    <w:autoRedefine/>
    <w:uiPriority w:val="39"/>
    <w:semiHidden/>
    <w:unhideWhenUsed/>
    <w:rsid w:val="00A27A09"/>
    <w:pPr>
      <w:spacing w:after="0"/>
      <w:ind w:left="1920"/>
    </w:pPr>
    <w:rPr>
      <w:sz w:val="20"/>
      <w:szCs w:val="20"/>
    </w:rPr>
  </w:style>
  <w:style w:type="character" w:styleId="HTMLCode">
    <w:name w:val="HTML Code"/>
    <w:basedOn w:val="DefaultParagraphFont"/>
    <w:uiPriority w:val="99"/>
    <w:semiHidden/>
    <w:unhideWhenUsed/>
    <w:rsid w:val="005024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6a45c0f-43ac-457e-837c-672b9df167cf">
      <Terms xmlns="http://schemas.microsoft.com/office/infopath/2007/PartnerControls"/>
    </lcf76f155ced4ddcb4097134ff3c332f>
    <TaxCatchAll xmlns="ca58fdb9-010f-4d37-afe1-932d2c39c54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EFAA9993E80BA45B545FFCCBE9A6CCD" ma:contentTypeVersion="11" ma:contentTypeDescription="Create a new document." ma:contentTypeScope="" ma:versionID="5e79b02a47a3f4d6ee99e88efd94c77f">
  <xsd:schema xmlns:xsd="http://www.w3.org/2001/XMLSchema" xmlns:xs="http://www.w3.org/2001/XMLSchema" xmlns:p="http://schemas.microsoft.com/office/2006/metadata/properties" xmlns:ns2="b6a45c0f-43ac-457e-837c-672b9df167cf" xmlns:ns3="ca58fdb9-010f-4d37-afe1-932d2c39c546" targetNamespace="http://schemas.microsoft.com/office/2006/metadata/properties" ma:root="true" ma:fieldsID="74762bc0897d9905ab2708ba93902966" ns2:_="" ns3:_="">
    <xsd:import namespace="b6a45c0f-43ac-457e-837c-672b9df167cf"/>
    <xsd:import namespace="ca58fdb9-010f-4d37-afe1-932d2c39c54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45c0f-43ac-457e-837c-672b9df167c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ee92b2f-d444-4214-abdd-12644e6e9ea2"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58fdb9-010f-4d37-afe1-932d2c39c54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bcc0748-be3b-4930-ac86-3dc9b8010ab8}" ma:internalName="TaxCatchAll" ma:showField="CatchAllData" ma:web="ca58fdb9-010f-4d37-afe1-932d2c39c5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758E0A-FC2C-4555-831E-19F2BDAD6EF8}">
  <ds:schemaRefs>
    <ds:schemaRef ds:uri="http://schemas.microsoft.com/office/2006/metadata/properties"/>
    <ds:schemaRef ds:uri="http://schemas.microsoft.com/office/infopath/2007/PartnerControls"/>
    <ds:schemaRef ds:uri="b6a45c0f-43ac-457e-837c-672b9df167cf"/>
    <ds:schemaRef ds:uri="ca58fdb9-010f-4d37-afe1-932d2c39c546"/>
  </ds:schemaRefs>
</ds:datastoreItem>
</file>

<file path=customXml/itemProps2.xml><?xml version="1.0" encoding="utf-8"?>
<ds:datastoreItem xmlns:ds="http://schemas.openxmlformats.org/officeDocument/2006/customXml" ds:itemID="{4B4D708F-6937-435C-B06D-C999A2C136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45c0f-43ac-457e-837c-672b9df167cf"/>
    <ds:schemaRef ds:uri="ca58fdb9-010f-4d37-afe1-932d2c39c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D1785A-DFF9-431B-8728-27993F950437}">
  <ds:schemaRefs>
    <ds:schemaRef ds:uri="http://schemas.microsoft.com/sharepoint/v3/contenttype/forms"/>
  </ds:schemaRefs>
</ds:datastoreItem>
</file>

<file path=customXml/itemProps4.xml><?xml version="1.0" encoding="utf-8"?>
<ds:datastoreItem xmlns:ds="http://schemas.openxmlformats.org/officeDocument/2006/customXml" ds:itemID="{91DEE8EB-8EE9-4AE7-8D34-943EAA5E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Pages>
  <Words>3360</Words>
  <Characters>19157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KANCHARAPU</dc:creator>
  <cp:keywords/>
  <dc:description/>
  <cp:lastModifiedBy>VAMSI KRISHNA KANCHARAPU</cp:lastModifiedBy>
  <cp:revision>20</cp:revision>
  <dcterms:created xsi:type="dcterms:W3CDTF">2025-08-30T01:22:00Z</dcterms:created>
  <dcterms:modified xsi:type="dcterms:W3CDTF">2025-09-01T22:57:00Z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0x0101004EFAA9993E80BA45B545FFCCBE9A6CCD</vt:lpwstr>
  </property>
</Properties>
</file>